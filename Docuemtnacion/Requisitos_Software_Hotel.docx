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C3DFB" w14:textId="446E9E46" w:rsidR="005100A2" w:rsidRPr="00A367F8" w:rsidRDefault="00014B7E">
      <w:pPr>
        <w:rPr>
          <w:rFonts w:ascii="Arial" w:hAnsi="Arial" w:cs="Arial"/>
        </w:rPr>
      </w:pPr>
      <w:r>
        <w:rPr>
          <w:noProof/>
        </w:rPr>
        <w:pict w14:anchorId="41145787">
          <v:shapetype id="_x0000_t202" coordsize="21600,21600" o:spt="202" path="m,l,21600r21600,l21600,xe">
            <v:stroke joinstyle="miter"/>
            <v:path gradientshapeok="t" o:connecttype="rect"/>
          </v:shapetype>
          <v:shape id="Forma1" o:spid="_x0000_s1026" type="#_x0000_t202" style="position:absolute;margin-left:4pt;margin-top:-3.95pt;width:171.05pt;height:110.65pt;z-index: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" filled="f" stroked="f">
            <v:textbox style="mso-fit-shape-to-text:t" inset="0,0,0,0">
              <w:txbxContent>
                <w:p w14:paraId="2E2D2616" w14:textId="77777777" w:rsidR="007808FA" w:rsidRDefault="007808FA">
                  <w:pPr>
                    <w:overflowPunct w:val="0"/>
                    <w:jc w:val="center"/>
                  </w:pPr>
                  <w:r>
                    <w:rPr>
                      <w:b/>
                      <w:bCs/>
                      <w:sz w:val="36"/>
                      <w:szCs w:val="36"/>
                    </w:rPr>
                    <w:t xml:space="preserve">TECNOLÓGICO NACIONAL DE MÉXICO </w:t>
                  </w:r>
                </w:p>
                <w:p w14:paraId="151AEBF7" w14:textId="17E3CF21" w:rsidR="007808FA" w:rsidRDefault="007808FA">
                  <w:pPr>
                    <w:jc w:val="center"/>
                  </w:pPr>
                  <w:r>
                    <w:rPr>
                      <w:sz w:val="28"/>
                      <w:szCs w:val="28"/>
                    </w:rPr>
                    <w:t>Tecnológico de Estudios Superiores de Jilotepec Estado de México</w:t>
                  </w:r>
                </w:p>
              </w:txbxContent>
            </v:textbox>
          </v:shape>
        </w:pict>
      </w:r>
      <w:r w:rsidR="000C4918" w:rsidRPr="00A367F8">
        <w:rPr>
          <w:rFonts w:ascii="Arial" w:hAnsi="Arial" w:cs="Arial"/>
          <w:noProof/>
        </w:rPr>
        <w:drawing>
          <wp:anchor distT="0" distB="0" distL="0" distR="0" simplePos="0" relativeHeight="2" behindDoc="0" locked="0" layoutInCell="1" allowOverlap="1" wp14:anchorId="54FB4F0C" wp14:editId="4814547A">
            <wp:simplePos x="0" y="0"/>
            <wp:positionH relativeFrom="column">
              <wp:posOffset>33655</wp:posOffset>
            </wp:positionH>
            <wp:positionV relativeFrom="paragraph">
              <wp:posOffset>17145</wp:posOffset>
            </wp:positionV>
            <wp:extent cx="2933065" cy="12623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2933065" cy="1262380"/>
                    </a:xfrm>
                    <a:prstGeom prst="rect">
                      <a:avLst/>
                    </a:prstGeom>
                  </pic:spPr>
                </pic:pic>
              </a:graphicData>
            </a:graphic>
          </wp:anchor>
        </w:drawing>
      </w:r>
      <w:r w:rsidR="000C4918" w:rsidRPr="00A367F8">
        <w:rPr>
          <w:rFonts w:ascii="Arial" w:hAnsi="Arial" w:cs="Arial"/>
          <w:noProof/>
        </w:rPr>
        <w:drawing>
          <wp:anchor distT="0" distB="0" distL="0" distR="0" simplePos="0" relativeHeight="3" behindDoc="0" locked="0" layoutInCell="1" allowOverlap="1" wp14:anchorId="4EF9B359" wp14:editId="5C622DCE">
            <wp:simplePos x="0" y="0"/>
            <wp:positionH relativeFrom="column">
              <wp:posOffset>5185410</wp:posOffset>
            </wp:positionH>
            <wp:positionV relativeFrom="paragraph">
              <wp:posOffset>17145</wp:posOffset>
            </wp:positionV>
            <wp:extent cx="1143000" cy="1271905"/>
            <wp:effectExtent l="0" t="0" r="0" b="0"/>
            <wp:wrapSquare wrapText="largest"/>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9"/>
                    <a:stretch>
                      <a:fillRect/>
                    </a:stretch>
                  </pic:blipFill>
                  <pic:spPr bwMode="auto">
                    <a:xfrm>
                      <a:off x="0" y="0"/>
                      <a:ext cx="1143000" cy="1271905"/>
                    </a:xfrm>
                    <a:prstGeom prst="rect">
                      <a:avLst/>
                    </a:prstGeom>
                  </pic:spPr>
                </pic:pic>
              </a:graphicData>
            </a:graphic>
          </wp:anchor>
        </w:drawing>
      </w:r>
    </w:p>
    <w:p w14:paraId="2202995B" w14:textId="77777777" w:rsidR="005100A2" w:rsidRPr="00A367F8" w:rsidRDefault="005100A2">
      <w:pPr>
        <w:rPr>
          <w:rFonts w:ascii="Arial" w:hAnsi="Arial" w:cs="Arial"/>
        </w:rPr>
      </w:pPr>
    </w:p>
    <w:p w14:paraId="58C2035C" w14:textId="77777777" w:rsidR="005100A2" w:rsidRPr="00A367F8" w:rsidRDefault="005100A2">
      <w:pPr>
        <w:rPr>
          <w:rFonts w:ascii="Arial" w:hAnsi="Arial" w:cs="Arial"/>
        </w:rPr>
      </w:pPr>
    </w:p>
    <w:p w14:paraId="2607CF51" w14:textId="77777777" w:rsidR="005100A2" w:rsidRPr="00A367F8" w:rsidRDefault="005100A2">
      <w:pPr>
        <w:rPr>
          <w:rFonts w:ascii="Arial" w:hAnsi="Arial" w:cs="Arial"/>
        </w:rPr>
      </w:pPr>
    </w:p>
    <w:p w14:paraId="14A929AD" w14:textId="77777777" w:rsidR="005100A2" w:rsidRPr="00A367F8" w:rsidRDefault="005100A2">
      <w:pPr>
        <w:rPr>
          <w:rFonts w:ascii="Arial" w:hAnsi="Arial" w:cs="Arial"/>
        </w:rPr>
      </w:pPr>
    </w:p>
    <w:p w14:paraId="38B07DC2" w14:textId="77777777" w:rsidR="005100A2" w:rsidRPr="00A367F8" w:rsidRDefault="005100A2">
      <w:pPr>
        <w:rPr>
          <w:rFonts w:ascii="Arial" w:hAnsi="Arial" w:cs="Arial"/>
        </w:rPr>
      </w:pPr>
    </w:p>
    <w:p w14:paraId="65D53FE2" w14:textId="77777777" w:rsidR="005100A2" w:rsidRPr="00A367F8" w:rsidRDefault="005100A2">
      <w:pPr>
        <w:rPr>
          <w:rFonts w:ascii="Arial" w:hAnsi="Arial" w:cs="Arial"/>
        </w:rPr>
      </w:pPr>
    </w:p>
    <w:p w14:paraId="4100BB16" w14:textId="77777777" w:rsidR="005100A2" w:rsidRPr="00A367F8" w:rsidRDefault="005100A2">
      <w:pPr>
        <w:rPr>
          <w:rFonts w:ascii="Arial" w:hAnsi="Arial" w:cs="Arial"/>
        </w:rPr>
      </w:pPr>
    </w:p>
    <w:p w14:paraId="541609BE" w14:textId="77777777" w:rsidR="005100A2" w:rsidRPr="00A367F8" w:rsidRDefault="005100A2">
      <w:pPr>
        <w:rPr>
          <w:rFonts w:ascii="Arial" w:hAnsi="Arial" w:cs="Arial"/>
        </w:rPr>
      </w:pPr>
    </w:p>
    <w:p w14:paraId="6C809430" w14:textId="77777777" w:rsidR="005100A2" w:rsidRPr="00A367F8" w:rsidRDefault="005100A2">
      <w:pPr>
        <w:pStyle w:val="Lneahorizontal"/>
        <w:rPr>
          <w:rFonts w:ascii="Arial" w:hAnsi="Arial" w:cs="Arial"/>
        </w:rPr>
      </w:pPr>
    </w:p>
    <w:p w14:paraId="1BC1F14C" w14:textId="77777777" w:rsidR="005100A2" w:rsidRPr="00A367F8" w:rsidRDefault="005100A2">
      <w:pPr>
        <w:rPr>
          <w:rFonts w:ascii="Arial" w:hAnsi="Arial" w:cs="Arial"/>
        </w:rPr>
      </w:pPr>
    </w:p>
    <w:p w14:paraId="7A52ADD3" w14:textId="77777777" w:rsidR="005100A2" w:rsidRPr="00A367F8" w:rsidRDefault="005100A2">
      <w:pPr>
        <w:jc w:val="center"/>
        <w:rPr>
          <w:rFonts w:ascii="Arial" w:hAnsi="Arial" w:cs="Arial"/>
        </w:rPr>
      </w:pPr>
    </w:p>
    <w:p w14:paraId="50E360DA" w14:textId="77777777" w:rsidR="005100A2" w:rsidRPr="00A367F8" w:rsidRDefault="005100A2">
      <w:pPr>
        <w:rPr>
          <w:rFonts w:ascii="Arial" w:hAnsi="Arial" w:cs="Arial"/>
        </w:rPr>
      </w:pPr>
    </w:p>
    <w:p w14:paraId="3E0765EF" w14:textId="77777777" w:rsidR="005100A2" w:rsidRPr="00A367F8" w:rsidRDefault="000C4918">
      <w:pPr>
        <w:spacing w:line="480" w:lineRule="auto"/>
        <w:jc w:val="center"/>
        <w:rPr>
          <w:rFonts w:ascii="Arial" w:hAnsi="Arial" w:cs="Arial"/>
          <w:b/>
          <w:bCs/>
          <w:sz w:val="30"/>
          <w:szCs w:val="30"/>
        </w:rPr>
      </w:pPr>
      <w:r w:rsidRPr="00A367F8">
        <w:rPr>
          <w:rFonts w:ascii="Arial" w:hAnsi="Arial" w:cs="Arial"/>
          <w:b/>
          <w:bCs/>
          <w:sz w:val="30"/>
          <w:szCs w:val="30"/>
        </w:rPr>
        <w:t>DIVICION DE INGENIERÍA EN SISTEMAS COMPUTACIONALES</w:t>
      </w:r>
    </w:p>
    <w:p w14:paraId="3CDE5A64" w14:textId="77777777" w:rsidR="005100A2" w:rsidRPr="00A367F8" w:rsidRDefault="005100A2">
      <w:pPr>
        <w:spacing w:line="480" w:lineRule="auto"/>
        <w:jc w:val="center"/>
        <w:rPr>
          <w:rFonts w:ascii="Arial" w:hAnsi="Arial" w:cs="Arial"/>
          <w:b/>
          <w:bCs/>
          <w:sz w:val="30"/>
          <w:szCs w:val="30"/>
        </w:rPr>
      </w:pPr>
    </w:p>
    <w:p w14:paraId="393E7CA1" w14:textId="77777777" w:rsidR="005100A2" w:rsidRPr="00A367F8" w:rsidRDefault="000C4918">
      <w:pPr>
        <w:spacing w:line="480" w:lineRule="auto"/>
        <w:jc w:val="center"/>
        <w:rPr>
          <w:rFonts w:ascii="Arial" w:hAnsi="Arial" w:cs="Arial"/>
          <w:b/>
          <w:bCs/>
          <w:sz w:val="30"/>
          <w:szCs w:val="30"/>
        </w:rPr>
      </w:pPr>
      <w:r w:rsidRPr="00A367F8">
        <w:rPr>
          <w:rFonts w:ascii="Arial" w:hAnsi="Arial" w:cs="Arial"/>
          <w:b/>
          <w:bCs/>
          <w:sz w:val="30"/>
          <w:szCs w:val="30"/>
        </w:rPr>
        <w:t>INGENIERÍA DE SOFTWARE</w:t>
      </w:r>
    </w:p>
    <w:p w14:paraId="2D3FFF36" w14:textId="77777777" w:rsidR="005100A2" w:rsidRPr="00A367F8" w:rsidRDefault="005100A2">
      <w:pPr>
        <w:spacing w:line="480" w:lineRule="auto"/>
        <w:jc w:val="center"/>
        <w:rPr>
          <w:rFonts w:ascii="Arial" w:hAnsi="Arial" w:cs="Arial"/>
          <w:b/>
          <w:bCs/>
          <w:sz w:val="30"/>
          <w:szCs w:val="30"/>
        </w:rPr>
      </w:pPr>
    </w:p>
    <w:p w14:paraId="0B2E827A" w14:textId="77777777" w:rsidR="005100A2" w:rsidRPr="00A367F8" w:rsidRDefault="000C4918">
      <w:pPr>
        <w:spacing w:line="480" w:lineRule="auto"/>
        <w:jc w:val="center"/>
        <w:rPr>
          <w:rFonts w:ascii="Arial" w:hAnsi="Arial" w:cs="Arial"/>
          <w:b/>
          <w:bCs/>
          <w:sz w:val="30"/>
          <w:szCs w:val="30"/>
        </w:rPr>
      </w:pPr>
      <w:r w:rsidRPr="00A367F8">
        <w:rPr>
          <w:rFonts w:ascii="Arial" w:hAnsi="Arial" w:cs="Arial"/>
          <w:b/>
          <w:bCs/>
          <w:sz w:val="30"/>
          <w:szCs w:val="30"/>
        </w:rPr>
        <w:t>DAVID DE JESUS OSORNIO SANCHEZ</w:t>
      </w:r>
    </w:p>
    <w:p w14:paraId="12503D38" w14:textId="77777777" w:rsidR="005100A2" w:rsidRPr="00A367F8" w:rsidRDefault="005100A2">
      <w:pPr>
        <w:spacing w:line="480" w:lineRule="auto"/>
        <w:jc w:val="center"/>
        <w:rPr>
          <w:rFonts w:ascii="Arial" w:hAnsi="Arial" w:cs="Arial"/>
          <w:b/>
          <w:bCs/>
          <w:sz w:val="30"/>
          <w:szCs w:val="30"/>
        </w:rPr>
      </w:pPr>
    </w:p>
    <w:p w14:paraId="2B4937FB" w14:textId="77777777" w:rsidR="005100A2" w:rsidRPr="00A367F8" w:rsidRDefault="000C4918">
      <w:pPr>
        <w:spacing w:line="480" w:lineRule="auto"/>
        <w:jc w:val="center"/>
        <w:rPr>
          <w:rFonts w:ascii="Arial" w:hAnsi="Arial" w:cs="Arial"/>
          <w:b/>
          <w:bCs/>
          <w:sz w:val="30"/>
          <w:szCs w:val="30"/>
        </w:rPr>
      </w:pPr>
      <w:r w:rsidRPr="00A367F8">
        <w:rPr>
          <w:rFonts w:ascii="Arial" w:hAnsi="Arial" w:cs="Arial"/>
          <w:b/>
          <w:bCs/>
          <w:sz w:val="30"/>
          <w:szCs w:val="30"/>
        </w:rPr>
        <w:t>ESPECIFICACION DE REQUISITOS DE SOFTWARE</w:t>
      </w:r>
    </w:p>
    <w:p w14:paraId="32F55939" w14:textId="77777777" w:rsidR="005100A2" w:rsidRPr="00A367F8" w:rsidRDefault="005100A2">
      <w:pPr>
        <w:spacing w:line="480" w:lineRule="auto"/>
        <w:jc w:val="center"/>
        <w:rPr>
          <w:rFonts w:ascii="Arial" w:hAnsi="Arial" w:cs="Arial"/>
          <w:b/>
          <w:bCs/>
          <w:sz w:val="32"/>
          <w:szCs w:val="32"/>
        </w:rPr>
      </w:pPr>
    </w:p>
    <w:p w14:paraId="096CACA9" w14:textId="2E28FD47" w:rsidR="005100A2" w:rsidRPr="00A367F8" w:rsidRDefault="000C4918">
      <w:pPr>
        <w:spacing w:line="480" w:lineRule="auto"/>
        <w:jc w:val="center"/>
        <w:rPr>
          <w:rFonts w:ascii="Arial" w:hAnsi="Arial" w:cs="Arial"/>
          <w:b/>
          <w:bCs/>
          <w:sz w:val="40"/>
          <w:szCs w:val="40"/>
        </w:rPr>
      </w:pPr>
      <w:r w:rsidRPr="00A367F8">
        <w:rPr>
          <w:rFonts w:ascii="Arial" w:hAnsi="Arial" w:cs="Arial"/>
          <w:b/>
          <w:bCs/>
          <w:sz w:val="40"/>
          <w:szCs w:val="40"/>
        </w:rPr>
        <w:t>SITIO WEB HOTEL</w:t>
      </w:r>
      <w:r w:rsidR="00F030C1">
        <w:rPr>
          <w:rFonts w:ascii="Arial" w:hAnsi="Arial" w:cs="Arial"/>
          <w:b/>
          <w:bCs/>
          <w:sz w:val="40"/>
          <w:szCs w:val="40"/>
        </w:rPr>
        <w:t xml:space="preserve"> ANGELES</w:t>
      </w:r>
    </w:p>
    <w:p w14:paraId="292897C7" w14:textId="77777777" w:rsidR="005100A2" w:rsidRPr="00A367F8" w:rsidRDefault="005100A2">
      <w:pPr>
        <w:spacing w:line="480" w:lineRule="auto"/>
        <w:jc w:val="center"/>
        <w:rPr>
          <w:rFonts w:ascii="Arial" w:hAnsi="Arial" w:cs="Arial"/>
        </w:rPr>
      </w:pPr>
    </w:p>
    <w:p w14:paraId="7792CF08" w14:textId="561ADCC2" w:rsidR="00B6543E" w:rsidRDefault="00B6543E" w:rsidP="00B6543E">
      <w:pPr>
        <w:rPr>
          <w:rFonts w:ascii="Arial" w:hAnsi="Arial" w:cs="Arial"/>
        </w:rPr>
      </w:pPr>
    </w:p>
    <w:p w14:paraId="7FF5EAFA" w14:textId="77777777" w:rsidR="00B6543E" w:rsidRDefault="00B6543E">
      <w:pPr>
        <w:rPr>
          <w:rFonts w:ascii="Arial" w:hAnsi="Arial" w:cs="Arial"/>
        </w:rPr>
      </w:pPr>
      <w:r>
        <w:rPr>
          <w:rFonts w:ascii="Arial" w:hAnsi="Arial" w:cs="Arial"/>
        </w:rPr>
        <w:br w:type="page"/>
      </w:r>
    </w:p>
    <w:p w14:paraId="14CCD98D" w14:textId="5C2B09CE" w:rsidR="00B6543E" w:rsidRDefault="00B6543E">
      <w:pPr>
        <w:rPr>
          <w:rFonts w:ascii="Arial" w:hAnsi="Arial" w:cs="Arial"/>
        </w:rPr>
      </w:pPr>
      <w:r>
        <w:rPr>
          <w:rFonts w:ascii="Arial" w:hAnsi="Arial" w:cs="Arial"/>
        </w:rPr>
        <w:lastRenderedPageBreak/>
        <w:t xml:space="preserve">Aquí ira lo de las firmas de aceptación y </w:t>
      </w:r>
      <w:r w:rsidR="003C4C15">
        <w:rPr>
          <w:rFonts w:ascii="Arial" w:hAnsi="Arial" w:cs="Arial"/>
        </w:rPr>
        <w:t>revisión</w:t>
      </w:r>
    </w:p>
    <w:p w14:paraId="771FEFAA" w14:textId="1F3A38A8" w:rsidR="00B6543E" w:rsidRDefault="00B6543E">
      <w:pPr>
        <w:rPr>
          <w:rFonts w:ascii="Arial" w:hAnsi="Arial" w:cs="Arial"/>
        </w:rPr>
      </w:pPr>
    </w:p>
    <w:p w14:paraId="179C4E17" w14:textId="77777777" w:rsidR="00B6543E" w:rsidRDefault="00B6543E">
      <w:pPr>
        <w:rPr>
          <w:rFonts w:ascii="Arial" w:hAnsi="Arial" w:cs="Arial"/>
        </w:rPr>
      </w:pPr>
    </w:p>
    <w:p w14:paraId="72A4B8D4" w14:textId="77777777" w:rsidR="00B6543E" w:rsidRDefault="00B6543E">
      <w:pPr>
        <w:rPr>
          <w:rFonts w:ascii="Arial" w:hAnsi="Arial" w:cs="Arial"/>
        </w:rPr>
      </w:pPr>
    </w:p>
    <w:p w14:paraId="0436BC60" w14:textId="77777777" w:rsidR="00B6543E" w:rsidRDefault="00B6543E">
      <w:pPr>
        <w:rPr>
          <w:rFonts w:ascii="Arial" w:hAnsi="Arial" w:cs="Arial"/>
        </w:rPr>
      </w:pPr>
    </w:p>
    <w:p w14:paraId="07D50580" w14:textId="34538C36" w:rsidR="00B6543E" w:rsidRDefault="00B6543E">
      <w:pPr>
        <w:rPr>
          <w:rFonts w:ascii="Arial" w:eastAsiaTheme="majorEastAsia" w:hAnsi="Arial" w:cs="Arial"/>
          <w:color w:val="2F5496" w:themeColor="accent1" w:themeShade="BF"/>
          <w:sz w:val="32"/>
          <w:szCs w:val="29"/>
        </w:rPr>
      </w:pPr>
      <w:r>
        <w:rPr>
          <w:rFonts w:ascii="Arial" w:hAnsi="Arial" w:cs="Arial"/>
        </w:rPr>
        <w:br w:type="page"/>
      </w:r>
    </w:p>
    <w:p w14:paraId="17235333" w14:textId="4AAA8A62" w:rsidR="00A367F8" w:rsidRDefault="00733443" w:rsidP="00B6543E">
      <w:pPr>
        <w:pStyle w:val="Ttulo1"/>
        <w:spacing w:line="276" w:lineRule="auto"/>
        <w:jc w:val="both"/>
        <w:rPr>
          <w:rFonts w:ascii="Arial" w:hAnsi="Arial" w:cs="Arial"/>
        </w:rPr>
      </w:pPr>
      <w:bookmarkStart w:id="0" w:name="_Toc42285009"/>
      <w:r w:rsidRPr="00A367F8">
        <w:rPr>
          <w:rFonts w:ascii="Arial" w:hAnsi="Arial" w:cs="Arial"/>
        </w:rPr>
        <w:lastRenderedPageBreak/>
        <w:t>Introducción</w:t>
      </w:r>
      <w:bookmarkEnd w:id="0"/>
    </w:p>
    <w:p w14:paraId="2EF81891" w14:textId="7ED33D4D" w:rsidR="00F16E87" w:rsidRDefault="00F16E87" w:rsidP="00B6543E">
      <w:pPr>
        <w:spacing w:line="276" w:lineRule="auto"/>
        <w:jc w:val="both"/>
      </w:pPr>
    </w:p>
    <w:p w14:paraId="08E3AFE2" w14:textId="1B6B3BC1" w:rsidR="00F16E87" w:rsidRPr="001F1389" w:rsidRDefault="00B30DF0" w:rsidP="00B6543E">
      <w:pPr>
        <w:spacing w:line="276" w:lineRule="auto"/>
        <w:jc w:val="both"/>
        <w:rPr>
          <w:rFonts w:ascii="Arial" w:hAnsi="Arial" w:cs="Arial"/>
        </w:rPr>
      </w:pPr>
      <w:r>
        <w:tab/>
      </w:r>
      <w:r w:rsidR="001F1389" w:rsidRPr="001F1389">
        <w:rPr>
          <w:rFonts w:ascii="Arial" w:hAnsi="Arial" w:cs="Arial"/>
        </w:rPr>
        <w:t xml:space="preserve">En la documentación siguiente </w:t>
      </w:r>
      <w:r w:rsidR="00913969">
        <w:rPr>
          <w:rFonts w:ascii="Arial" w:hAnsi="Arial" w:cs="Arial"/>
        </w:rPr>
        <w:t xml:space="preserve">se </w:t>
      </w:r>
      <w:r w:rsidR="00913969" w:rsidRPr="001F1389">
        <w:rPr>
          <w:rFonts w:ascii="Arial" w:hAnsi="Arial" w:cs="Arial"/>
        </w:rPr>
        <w:t>present</w:t>
      </w:r>
      <w:r w:rsidR="00913969">
        <w:rPr>
          <w:rFonts w:ascii="Arial" w:hAnsi="Arial" w:cs="Arial"/>
        </w:rPr>
        <w:t>a</w:t>
      </w:r>
      <w:r w:rsidR="001F1389" w:rsidRPr="001F1389">
        <w:rPr>
          <w:rFonts w:ascii="Arial" w:hAnsi="Arial" w:cs="Arial"/>
        </w:rPr>
        <w:t xml:space="preserve"> la especificación de requisitos (ESR) para el sitio web d</w:t>
      </w:r>
      <w:r w:rsidR="001F1389">
        <w:rPr>
          <w:rFonts w:ascii="Arial" w:hAnsi="Arial" w:cs="Arial"/>
        </w:rPr>
        <w:t>e</w:t>
      </w:r>
      <w:r w:rsidR="001F1389" w:rsidRPr="001F1389">
        <w:rPr>
          <w:rFonts w:ascii="Arial" w:hAnsi="Arial" w:cs="Arial"/>
        </w:rPr>
        <w:t xml:space="preserve"> Hotel</w:t>
      </w:r>
      <w:r w:rsidR="001F1389">
        <w:rPr>
          <w:rFonts w:ascii="Arial" w:hAnsi="Arial" w:cs="Arial"/>
        </w:rPr>
        <w:t xml:space="preserve"> Ángeles. </w:t>
      </w:r>
      <w:r w:rsidR="00E74237">
        <w:rPr>
          <w:rFonts w:ascii="Arial" w:hAnsi="Arial" w:cs="Arial"/>
        </w:rPr>
        <w:t xml:space="preserve">Enlistando todo lo relacionado con la creación, mantenimiento, actualizaciones y vistas </w:t>
      </w:r>
      <w:r w:rsidR="00D56F39">
        <w:rPr>
          <w:rFonts w:ascii="Arial" w:hAnsi="Arial" w:cs="Arial"/>
        </w:rPr>
        <w:t xml:space="preserve">preliminares </w:t>
      </w:r>
      <w:r w:rsidR="00913969">
        <w:rPr>
          <w:rFonts w:ascii="Arial" w:hAnsi="Arial" w:cs="Arial"/>
        </w:rPr>
        <w:t>de las pantallas que se mostraran al cliente, así como al recepcionista.</w:t>
      </w:r>
      <w:r w:rsidR="001F1389">
        <w:rPr>
          <w:rFonts w:ascii="Arial" w:hAnsi="Arial" w:cs="Arial"/>
        </w:rPr>
        <w:t xml:space="preserve"> Documento basado del estándar IEEE 830-1998.</w:t>
      </w:r>
    </w:p>
    <w:p w14:paraId="0D5A3357" w14:textId="77777777" w:rsidR="00F16E87" w:rsidRPr="00F16E87" w:rsidRDefault="00F16E87" w:rsidP="00B6543E">
      <w:pPr>
        <w:spacing w:line="276" w:lineRule="auto"/>
        <w:jc w:val="both"/>
      </w:pPr>
    </w:p>
    <w:p w14:paraId="36C9E728" w14:textId="25828164" w:rsidR="00A367F8" w:rsidRDefault="00A367F8" w:rsidP="00B6543E">
      <w:pPr>
        <w:pStyle w:val="Ttulo2"/>
        <w:spacing w:line="276" w:lineRule="auto"/>
        <w:jc w:val="both"/>
      </w:pPr>
      <w:bookmarkStart w:id="1" w:name="_Toc42285010"/>
      <w:r>
        <w:t>Propósito</w:t>
      </w:r>
      <w:bookmarkEnd w:id="1"/>
    </w:p>
    <w:p w14:paraId="1AAAA9A7" w14:textId="5870473A" w:rsidR="00A367F8" w:rsidRDefault="00A367F8" w:rsidP="00B6543E">
      <w:pPr>
        <w:spacing w:line="276" w:lineRule="auto"/>
        <w:jc w:val="both"/>
      </w:pPr>
    </w:p>
    <w:p w14:paraId="666965DE" w14:textId="5BC8B3D5" w:rsidR="00F16E87" w:rsidRPr="00913969" w:rsidRDefault="00F16E87" w:rsidP="00B6543E">
      <w:pPr>
        <w:spacing w:line="276" w:lineRule="auto"/>
        <w:jc w:val="both"/>
        <w:rPr>
          <w:rFonts w:ascii="Arial" w:hAnsi="Arial" w:cs="Arial"/>
        </w:rPr>
      </w:pPr>
      <w:r>
        <w:tab/>
      </w:r>
      <w:r w:rsidR="00913969">
        <w:rPr>
          <w:rFonts w:ascii="Arial" w:hAnsi="Arial" w:cs="Arial"/>
        </w:rPr>
        <w:t>Con este documento se espera llevar a cabo el plasmar la idea de cómo será el proyecto terminado, al igual de las funciones que tendrá este. Por lo consecuente esta ira dirigida a desarrolladores para llevar un proceso más limpio, así como a las personas del lado del Hotel para poder utilizarlo de la forma más eficiente y eficaz.</w:t>
      </w:r>
    </w:p>
    <w:p w14:paraId="69632086" w14:textId="77777777" w:rsidR="00F16E87" w:rsidRPr="00A367F8" w:rsidRDefault="00F16E87" w:rsidP="00B6543E">
      <w:pPr>
        <w:spacing w:line="276" w:lineRule="auto"/>
        <w:jc w:val="both"/>
      </w:pPr>
    </w:p>
    <w:p w14:paraId="64EEE1AD" w14:textId="1B487086" w:rsidR="00A367F8" w:rsidRDefault="00A367F8" w:rsidP="00B6543E">
      <w:pPr>
        <w:pStyle w:val="Ttulo2"/>
        <w:spacing w:line="276" w:lineRule="auto"/>
        <w:jc w:val="both"/>
      </w:pPr>
      <w:bookmarkStart w:id="2" w:name="_Toc42285011"/>
      <w:r>
        <w:t>Ámbito del Sistema</w:t>
      </w:r>
      <w:bookmarkEnd w:id="2"/>
    </w:p>
    <w:p w14:paraId="451189B0" w14:textId="614B10DC" w:rsidR="00A367F8" w:rsidRDefault="00A367F8" w:rsidP="00B6543E">
      <w:pPr>
        <w:spacing w:line="276" w:lineRule="auto"/>
        <w:jc w:val="both"/>
      </w:pPr>
    </w:p>
    <w:p w14:paraId="17D2B459" w14:textId="517A0B03" w:rsidR="00913969" w:rsidRDefault="00913969" w:rsidP="00B6543E">
      <w:pPr>
        <w:spacing w:line="276" w:lineRule="auto"/>
        <w:jc w:val="both"/>
        <w:rPr>
          <w:rFonts w:ascii="Arial" w:hAnsi="Arial" w:cs="Arial"/>
        </w:rPr>
      </w:pPr>
      <w:r>
        <w:rPr>
          <w:rFonts w:ascii="Arial" w:hAnsi="Arial" w:cs="Arial"/>
        </w:rPr>
        <w:tab/>
        <w:t xml:space="preserve">El sistema </w:t>
      </w:r>
      <w:r w:rsidR="00B6543E">
        <w:rPr>
          <w:rFonts w:ascii="Arial" w:hAnsi="Arial" w:cs="Arial"/>
        </w:rPr>
        <w:t xml:space="preserve">al que </w:t>
      </w:r>
      <w:r w:rsidR="003C4C15">
        <w:rPr>
          <w:rFonts w:ascii="Arial" w:hAnsi="Arial" w:cs="Arial"/>
        </w:rPr>
        <w:t>llevará</w:t>
      </w:r>
      <w:r w:rsidR="00B6543E">
        <w:rPr>
          <w:rFonts w:ascii="Arial" w:hAnsi="Arial" w:cs="Arial"/>
        </w:rPr>
        <w:t xml:space="preserve"> como nombre</w:t>
      </w:r>
      <w:r>
        <w:rPr>
          <w:rFonts w:ascii="Arial" w:hAnsi="Arial" w:cs="Arial"/>
        </w:rPr>
        <w:t xml:space="preserve"> </w:t>
      </w:r>
      <w:r>
        <w:rPr>
          <w:rFonts w:ascii="Arial" w:hAnsi="Arial" w:cs="Arial"/>
          <w:b/>
          <w:bCs/>
        </w:rPr>
        <w:t xml:space="preserve">Hotel </w:t>
      </w:r>
      <w:r w:rsidRPr="00E130CF">
        <w:rPr>
          <w:rFonts w:ascii="Arial" w:hAnsi="Arial" w:cs="Arial"/>
          <w:b/>
          <w:bCs/>
        </w:rPr>
        <w:t>Ángeles</w:t>
      </w:r>
      <w:r w:rsidR="00B6543E">
        <w:rPr>
          <w:rFonts w:ascii="Arial" w:hAnsi="Arial" w:cs="Arial"/>
          <w:b/>
          <w:bCs/>
        </w:rPr>
        <w:t xml:space="preserve"> </w:t>
      </w:r>
      <w:r w:rsidR="00B6543E">
        <w:rPr>
          <w:rFonts w:ascii="Arial" w:hAnsi="Arial" w:cs="Arial"/>
        </w:rPr>
        <w:t>tendrá como</w:t>
      </w:r>
      <w:r w:rsidR="00E130CF">
        <w:rPr>
          <w:rFonts w:ascii="Arial" w:hAnsi="Arial" w:cs="Arial"/>
        </w:rPr>
        <w:t xml:space="preserve"> tareas principales del proyecto </w:t>
      </w:r>
      <w:r w:rsidR="00E130CF" w:rsidRPr="00E130CF">
        <w:rPr>
          <w:rFonts w:ascii="Arial" w:hAnsi="Arial" w:cs="Arial"/>
        </w:rPr>
        <w:t>buscan</w:t>
      </w:r>
      <w:r>
        <w:rPr>
          <w:rFonts w:ascii="Arial" w:hAnsi="Arial" w:cs="Arial"/>
        </w:rPr>
        <w:t xml:space="preserve"> la realización de cotizaciones</w:t>
      </w:r>
      <w:r w:rsidR="00E130CF">
        <w:rPr>
          <w:rFonts w:ascii="Arial" w:hAnsi="Arial" w:cs="Arial"/>
        </w:rPr>
        <w:t xml:space="preserve"> y</w:t>
      </w:r>
      <w:r>
        <w:rPr>
          <w:rFonts w:ascii="Arial" w:hAnsi="Arial" w:cs="Arial"/>
        </w:rPr>
        <w:t xml:space="preserve"> reservas</w:t>
      </w:r>
      <w:r w:rsidR="00E130CF">
        <w:rPr>
          <w:rFonts w:ascii="Arial" w:hAnsi="Arial" w:cs="Arial"/>
        </w:rPr>
        <w:t>. Lo que no será implementado por esta ocasión será la compra de paquetes de turismo.</w:t>
      </w:r>
    </w:p>
    <w:p w14:paraId="56FDD1BA" w14:textId="2F9DC260" w:rsidR="00E130CF" w:rsidRPr="00E130CF" w:rsidRDefault="00E130CF" w:rsidP="00B6543E">
      <w:pPr>
        <w:spacing w:line="276" w:lineRule="auto"/>
        <w:jc w:val="both"/>
        <w:rPr>
          <w:rFonts w:ascii="Arial" w:hAnsi="Arial" w:cs="Arial"/>
          <w:b/>
          <w:bCs/>
        </w:rPr>
      </w:pPr>
      <w:r>
        <w:rPr>
          <w:rFonts w:ascii="Arial" w:hAnsi="Arial" w:cs="Arial"/>
        </w:rPr>
        <w:tab/>
        <w:t xml:space="preserve">Lo que se espera al tener el sistema trabajando es poder hacer al hotel </w:t>
      </w:r>
      <w:r w:rsidR="003C4C15">
        <w:rPr>
          <w:rFonts w:ascii="Arial" w:hAnsi="Arial" w:cs="Arial"/>
        </w:rPr>
        <w:t>más</w:t>
      </w:r>
      <w:r>
        <w:rPr>
          <w:rFonts w:ascii="Arial" w:hAnsi="Arial" w:cs="Arial"/>
        </w:rPr>
        <w:t xml:space="preserve"> conocido así poder incrementar sus visitas.</w:t>
      </w:r>
    </w:p>
    <w:p w14:paraId="5F561ADD" w14:textId="77777777" w:rsidR="00913969" w:rsidRPr="00A367F8" w:rsidRDefault="00913969" w:rsidP="00B6543E">
      <w:pPr>
        <w:spacing w:line="276" w:lineRule="auto"/>
        <w:jc w:val="both"/>
      </w:pPr>
    </w:p>
    <w:p w14:paraId="3FC22C55" w14:textId="1C8E40C1" w:rsidR="00A367F8" w:rsidRDefault="00A367F8" w:rsidP="00B6543E">
      <w:pPr>
        <w:pStyle w:val="Ttulo2"/>
        <w:spacing w:line="276" w:lineRule="auto"/>
        <w:jc w:val="both"/>
      </w:pPr>
      <w:bookmarkStart w:id="3" w:name="_Toc42285012"/>
      <w:r>
        <w:t>Definiciones</w:t>
      </w:r>
      <w:r w:rsidR="00E130CF">
        <w:t>, Acrónimos y Abreviaturas</w:t>
      </w:r>
      <w:bookmarkEnd w:id="3"/>
      <w:r>
        <w:t xml:space="preserve"> </w:t>
      </w:r>
    </w:p>
    <w:p w14:paraId="421D23D4" w14:textId="21D22455" w:rsidR="00A367F8" w:rsidRDefault="00A367F8" w:rsidP="00B6543E">
      <w:pPr>
        <w:spacing w:line="276" w:lineRule="auto"/>
        <w:jc w:val="both"/>
      </w:pPr>
    </w:p>
    <w:p w14:paraId="15C8A5ED" w14:textId="1EB241F1" w:rsidR="00913969" w:rsidRDefault="00E130CF" w:rsidP="00B6543E">
      <w:pPr>
        <w:spacing w:line="276" w:lineRule="auto"/>
        <w:jc w:val="both"/>
        <w:rPr>
          <w:rFonts w:ascii="Arial" w:hAnsi="Arial" w:cs="Arial"/>
        </w:rPr>
      </w:pPr>
      <w:r>
        <w:rPr>
          <w:rFonts w:ascii="Arial" w:hAnsi="Arial" w:cs="Arial"/>
        </w:rPr>
        <w:tab/>
      </w:r>
      <w:r w:rsidR="00877A0B">
        <w:rPr>
          <w:rFonts w:ascii="Arial" w:hAnsi="Arial" w:cs="Arial"/>
        </w:rPr>
        <w:t xml:space="preserve">Interfaces de usuarios </w:t>
      </w:r>
      <w:r w:rsidR="00877A0B" w:rsidRPr="00877A0B">
        <w:rPr>
          <w:rFonts w:ascii="Arial" w:hAnsi="Arial" w:cs="Arial"/>
        </w:rPr>
        <w:sym w:font="Wingdings" w:char="F0E0"/>
      </w:r>
      <w:r w:rsidR="00877A0B">
        <w:rPr>
          <w:rFonts w:ascii="Arial" w:hAnsi="Arial" w:cs="Arial"/>
        </w:rPr>
        <w:t xml:space="preserve"> Vistas preliminares de </w:t>
      </w:r>
      <w:r w:rsidR="0058442A">
        <w:rPr>
          <w:rFonts w:ascii="Arial" w:hAnsi="Arial" w:cs="Arial"/>
        </w:rPr>
        <w:t>cómo</w:t>
      </w:r>
      <w:r w:rsidR="00877A0B">
        <w:rPr>
          <w:rFonts w:ascii="Arial" w:hAnsi="Arial" w:cs="Arial"/>
        </w:rPr>
        <w:t xml:space="preserve"> se </w:t>
      </w:r>
      <w:r w:rsidR="00B10D49">
        <w:rPr>
          <w:rFonts w:ascii="Arial" w:hAnsi="Arial" w:cs="Arial"/>
        </w:rPr>
        <w:t>verá</w:t>
      </w:r>
      <w:r w:rsidR="00877A0B">
        <w:rPr>
          <w:rFonts w:ascii="Arial" w:hAnsi="Arial" w:cs="Arial"/>
        </w:rPr>
        <w:t xml:space="preserve"> ya implementado</w:t>
      </w:r>
    </w:p>
    <w:p w14:paraId="460F1492" w14:textId="4B950FF6" w:rsidR="00B10D49" w:rsidRDefault="00B10D49" w:rsidP="00B6543E">
      <w:pPr>
        <w:spacing w:line="276" w:lineRule="auto"/>
        <w:jc w:val="both"/>
        <w:rPr>
          <w:rFonts w:ascii="Arial" w:hAnsi="Arial" w:cs="Arial"/>
        </w:rPr>
      </w:pPr>
    </w:p>
    <w:p w14:paraId="309231ED" w14:textId="1D267701" w:rsidR="00B10D49" w:rsidRDefault="00B10D49" w:rsidP="00B6543E">
      <w:pPr>
        <w:spacing w:line="276" w:lineRule="auto"/>
        <w:jc w:val="both"/>
        <w:rPr>
          <w:rFonts w:ascii="Arial" w:hAnsi="Arial" w:cs="Arial"/>
        </w:rPr>
      </w:pPr>
      <w:r>
        <w:rPr>
          <w:rFonts w:ascii="Arial" w:hAnsi="Arial" w:cs="Arial"/>
        </w:rPr>
        <w:tab/>
      </w:r>
      <w:r>
        <w:rPr>
          <w:rFonts w:ascii="Arial" w:hAnsi="Arial" w:cs="Arial"/>
          <w:vertAlign w:val="superscript"/>
        </w:rPr>
        <w:t xml:space="preserve">2 </w:t>
      </w:r>
      <w:r w:rsidR="0058442A">
        <w:rPr>
          <w:rFonts w:ascii="Arial" w:hAnsi="Arial" w:cs="Arial"/>
        </w:rPr>
        <w:t>administrador</w:t>
      </w:r>
      <w:r>
        <w:rPr>
          <w:rFonts w:ascii="Arial" w:hAnsi="Arial" w:cs="Arial"/>
        </w:rPr>
        <w:t xml:space="preserve"> </w:t>
      </w:r>
      <w:r w:rsidRPr="00B10D49">
        <w:rPr>
          <w:rFonts w:ascii="Arial" w:hAnsi="Arial" w:cs="Arial"/>
        </w:rPr>
        <w:sym w:font="Wingdings" w:char="F0E0"/>
      </w:r>
      <w:r>
        <w:rPr>
          <w:rFonts w:ascii="Arial" w:hAnsi="Arial" w:cs="Arial"/>
        </w:rPr>
        <w:t xml:space="preserve"> Persona encargada de la gestión de las reservas o bien persona encargada de recepción.</w:t>
      </w:r>
    </w:p>
    <w:p w14:paraId="13A9EBA7" w14:textId="78C22FD8" w:rsidR="00CD26C0" w:rsidRDefault="00CD26C0" w:rsidP="00B6543E">
      <w:pPr>
        <w:spacing w:line="276" w:lineRule="auto"/>
        <w:jc w:val="both"/>
        <w:rPr>
          <w:rFonts w:ascii="Arial" w:hAnsi="Arial" w:cs="Arial"/>
        </w:rPr>
      </w:pPr>
    </w:p>
    <w:p w14:paraId="4CB26AED" w14:textId="47ADBB1E" w:rsidR="00CD26C0" w:rsidRDefault="00CD26C0" w:rsidP="00B6543E">
      <w:pPr>
        <w:spacing w:line="276" w:lineRule="auto"/>
        <w:jc w:val="both"/>
        <w:rPr>
          <w:rFonts w:ascii="Arial" w:hAnsi="Arial" w:cs="Arial"/>
        </w:rPr>
      </w:pPr>
      <w:r>
        <w:rPr>
          <w:rFonts w:ascii="Arial" w:hAnsi="Arial" w:cs="Arial"/>
          <w:vertAlign w:val="superscript"/>
        </w:rPr>
        <w:tab/>
        <w:t>3</w:t>
      </w:r>
      <w:r>
        <w:rPr>
          <w:rFonts w:ascii="Arial" w:hAnsi="Arial" w:cs="Arial"/>
        </w:rPr>
        <w:t xml:space="preserve"> </w:t>
      </w:r>
      <w:r w:rsidR="0058442A">
        <w:rPr>
          <w:rFonts w:ascii="Arial" w:hAnsi="Arial" w:cs="Arial"/>
        </w:rPr>
        <w:t>a</w:t>
      </w:r>
      <w:r>
        <w:rPr>
          <w:rFonts w:ascii="Arial" w:hAnsi="Arial" w:cs="Arial"/>
        </w:rPr>
        <w:t xml:space="preserve">dministrador </w:t>
      </w:r>
      <w:r w:rsidR="0058442A">
        <w:rPr>
          <w:rFonts w:ascii="Arial" w:hAnsi="Arial" w:cs="Arial"/>
        </w:rPr>
        <w:t>legitimo</w:t>
      </w:r>
      <w:r>
        <w:rPr>
          <w:rFonts w:ascii="Arial" w:hAnsi="Arial" w:cs="Arial"/>
        </w:rPr>
        <w:t xml:space="preserve"> </w:t>
      </w:r>
      <w:r w:rsidRPr="00CD26C0">
        <w:rPr>
          <w:rFonts w:ascii="Arial" w:hAnsi="Arial" w:cs="Arial"/>
        </w:rPr>
        <w:sym w:font="Wingdings" w:char="F0E0"/>
      </w:r>
      <w:r>
        <w:rPr>
          <w:rFonts w:ascii="Arial" w:hAnsi="Arial" w:cs="Arial"/>
        </w:rPr>
        <w:t xml:space="preserve"> Persona de un rango superior (gerente, dueño)</w:t>
      </w:r>
      <w:r w:rsidR="0058442A">
        <w:rPr>
          <w:rFonts w:ascii="Arial" w:hAnsi="Arial" w:cs="Arial"/>
        </w:rPr>
        <w:t>, con acciones superiores al de un administrador.</w:t>
      </w:r>
    </w:p>
    <w:p w14:paraId="6EF0506D" w14:textId="144A6055" w:rsidR="005A6E46" w:rsidRDefault="005A6E46" w:rsidP="00B6543E">
      <w:pPr>
        <w:spacing w:line="276" w:lineRule="auto"/>
        <w:jc w:val="both"/>
        <w:rPr>
          <w:rFonts w:ascii="Arial" w:hAnsi="Arial" w:cs="Arial"/>
        </w:rPr>
      </w:pPr>
    </w:p>
    <w:p w14:paraId="045E64BD" w14:textId="3180EE95" w:rsidR="005A6E46" w:rsidRDefault="005A6E46" w:rsidP="00B6543E">
      <w:pPr>
        <w:spacing w:line="276" w:lineRule="auto"/>
        <w:jc w:val="both"/>
        <w:rPr>
          <w:ins w:id="4" w:author="David Osornio" w:date="2020-06-02T13:51:00Z"/>
          <w:rFonts w:ascii="Arial" w:hAnsi="Arial" w:cs="Arial"/>
        </w:rPr>
      </w:pPr>
      <w:r>
        <w:rPr>
          <w:rFonts w:ascii="Arial" w:hAnsi="Arial" w:cs="Arial"/>
        </w:rPr>
        <w:tab/>
      </w:r>
      <w:r>
        <w:rPr>
          <w:rFonts w:ascii="Arial" w:hAnsi="Arial" w:cs="Arial"/>
          <w:vertAlign w:val="superscript"/>
        </w:rPr>
        <w:t xml:space="preserve">4 </w:t>
      </w:r>
      <w:r w:rsidR="00CB4B85">
        <w:rPr>
          <w:rFonts w:ascii="Arial" w:hAnsi="Arial" w:cs="Arial"/>
        </w:rPr>
        <w:t>dimensión</w:t>
      </w:r>
      <w:r>
        <w:rPr>
          <w:rFonts w:ascii="Arial" w:hAnsi="Arial" w:cs="Arial"/>
        </w:rPr>
        <w:t xml:space="preserve"> </w:t>
      </w:r>
      <w:r w:rsidRPr="005A6E46">
        <w:rPr>
          <w:rFonts w:ascii="Arial" w:hAnsi="Arial" w:cs="Arial"/>
        </w:rPr>
        <w:sym w:font="Wingdings" w:char="F0E0"/>
      </w:r>
      <w:r>
        <w:rPr>
          <w:rFonts w:ascii="Arial" w:hAnsi="Arial" w:cs="Arial"/>
        </w:rPr>
        <w:t xml:space="preserve"> hacemos referencia a dimensión como el tamaño, peso o espacio que ocupa una imagen en una memoria</w:t>
      </w:r>
    </w:p>
    <w:p w14:paraId="3A4DA013" w14:textId="6FCB36E4" w:rsidR="00885CCC" w:rsidRDefault="00885CCC" w:rsidP="00B6543E">
      <w:pPr>
        <w:spacing w:line="276" w:lineRule="auto"/>
        <w:jc w:val="both"/>
        <w:rPr>
          <w:ins w:id="5" w:author="David Osornio" w:date="2020-06-02T13:51:00Z"/>
          <w:rFonts w:ascii="Arial" w:hAnsi="Arial" w:cs="Arial"/>
        </w:rPr>
      </w:pPr>
    </w:p>
    <w:p w14:paraId="6205B1E0" w14:textId="6ED72E65" w:rsidR="00885CCC" w:rsidDel="006F700F" w:rsidRDefault="00885CCC" w:rsidP="00B6543E">
      <w:pPr>
        <w:spacing w:line="276" w:lineRule="auto"/>
        <w:jc w:val="both"/>
        <w:rPr>
          <w:del w:id="6" w:author="David Osornio" w:date="2020-06-04T23:23:00Z"/>
          <w:rFonts w:ascii="Arial" w:hAnsi="Arial" w:cs="Arial"/>
        </w:rPr>
      </w:pPr>
      <w:ins w:id="7" w:author="David Osornio" w:date="2020-06-02T13:51:00Z">
        <w:r>
          <w:rPr>
            <w:rFonts w:ascii="Arial" w:hAnsi="Arial" w:cs="Arial"/>
          </w:rPr>
          <w:tab/>
        </w:r>
        <w:r>
          <w:rPr>
            <w:rFonts w:ascii="Arial" w:hAnsi="Arial" w:cs="Arial"/>
            <w:vertAlign w:val="superscript"/>
          </w:rPr>
          <w:t>5</w:t>
        </w:r>
        <w:r>
          <w:rPr>
            <w:rFonts w:ascii="Arial" w:hAnsi="Arial" w:cs="Arial"/>
          </w:rPr>
          <w:t xml:space="preserve"> </w:t>
        </w:r>
        <w:proofErr w:type="spellStart"/>
        <w:r>
          <w:rPr>
            <w:rFonts w:ascii="Arial" w:hAnsi="Arial" w:cs="Arial"/>
          </w:rPr>
          <w:t>commit</w:t>
        </w:r>
        <w:proofErr w:type="spellEnd"/>
        <w:r>
          <w:rPr>
            <w:rFonts w:ascii="Arial" w:hAnsi="Arial" w:cs="Arial"/>
          </w:rPr>
          <w:t xml:space="preserve"> </w:t>
        </w:r>
        <w:r w:rsidRPr="00885CCC">
          <w:rPr>
            <w:rFonts w:ascii="Arial" w:hAnsi="Arial" w:cs="Arial"/>
          </w:rPr>
          <w:sym w:font="Wingdings" w:char="F0E0"/>
        </w:r>
        <w:r>
          <w:rPr>
            <w:rFonts w:ascii="Arial" w:hAnsi="Arial" w:cs="Arial"/>
          </w:rPr>
          <w:t xml:space="preserve"> es cuando se cumple una transacción o</w:t>
        </w:r>
      </w:ins>
      <w:ins w:id="8" w:author="David Osornio" w:date="2020-06-02T13:52:00Z">
        <w:r>
          <w:rPr>
            <w:rFonts w:ascii="Arial" w:hAnsi="Arial" w:cs="Arial"/>
          </w:rPr>
          <w:t xml:space="preserve"> cuando algo ya </w:t>
        </w:r>
        <w:proofErr w:type="spellStart"/>
        <w:r>
          <w:rPr>
            <w:rFonts w:ascii="Arial" w:hAnsi="Arial" w:cs="Arial"/>
          </w:rPr>
          <w:t>esta</w:t>
        </w:r>
        <w:proofErr w:type="spellEnd"/>
        <w:r>
          <w:rPr>
            <w:rFonts w:ascii="Arial" w:hAnsi="Arial" w:cs="Arial"/>
          </w:rPr>
          <w:t xml:space="preserve"> echo y no se quiere eliminar</w:t>
        </w:r>
      </w:ins>
    </w:p>
    <w:p w14:paraId="501BB946" w14:textId="25068990" w:rsidR="006F700F" w:rsidRDefault="006F700F" w:rsidP="00B6543E">
      <w:pPr>
        <w:spacing w:line="276" w:lineRule="auto"/>
        <w:jc w:val="both"/>
        <w:rPr>
          <w:ins w:id="9" w:author="David Osornio" w:date="2020-06-04T23:23:00Z"/>
          <w:rFonts w:ascii="Arial" w:hAnsi="Arial" w:cs="Arial"/>
        </w:rPr>
      </w:pPr>
    </w:p>
    <w:p w14:paraId="06D827FE" w14:textId="65F2F188" w:rsidR="006F700F" w:rsidRDefault="006F700F" w:rsidP="00B6543E">
      <w:pPr>
        <w:spacing w:line="276" w:lineRule="auto"/>
        <w:jc w:val="both"/>
        <w:rPr>
          <w:ins w:id="10" w:author="David Osornio" w:date="2020-06-04T23:23:00Z"/>
          <w:rFonts w:ascii="Arial" w:hAnsi="Arial" w:cs="Arial"/>
        </w:rPr>
      </w:pPr>
    </w:p>
    <w:p w14:paraId="3428E65E" w14:textId="1E8A56A7" w:rsidR="006F700F" w:rsidRDefault="006F700F" w:rsidP="00B6543E">
      <w:pPr>
        <w:spacing w:line="276" w:lineRule="auto"/>
        <w:jc w:val="both"/>
        <w:rPr>
          <w:ins w:id="11" w:author="David Osornio" w:date="2020-06-04T23:24:00Z"/>
          <w:rFonts w:ascii="Arial" w:hAnsi="Arial" w:cs="Arial"/>
        </w:rPr>
      </w:pPr>
      <w:ins w:id="12" w:author="David Osornio" w:date="2020-06-04T23:23:00Z">
        <w:r>
          <w:rPr>
            <w:rFonts w:ascii="Arial" w:hAnsi="Arial" w:cs="Arial"/>
          </w:rPr>
          <w:lastRenderedPageBreak/>
          <w:tab/>
          <w:t xml:space="preserve">FF </w:t>
        </w:r>
        <w:r w:rsidRPr="006F700F">
          <w:rPr>
            <w:rFonts w:ascii="Arial" w:hAnsi="Arial" w:cs="Arial"/>
          </w:rPr>
          <w:sym w:font="Wingdings" w:char="F0E0"/>
        </w:r>
        <w:r>
          <w:rPr>
            <w:rFonts w:ascii="Arial" w:hAnsi="Arial" w:cs="Arial"/>
          </w:rPr>
          <w:t xml:space="preserve"> Función Funcional, o mejor conocido como requerimiento funcional. Es lo que el sistema debería de satisfacer al momento de la entrega.</w:t>
        </w:r>
      </w:ins>
    </w:p>
    <w:p w14:paraId="3C2AF42C" w14:textId="70064650" w:rsidR="006F700F" w:rsidRDefault="006F700F" w:rsidP="00B6543E">
      <w:pPr>
        <w:spacing w:line="276" w:lineRule="auto"/>
        <w:jc w:val="both"/>
        <w:rPr>
          <w:ins w:id="13" w:author="David Osornio [2]" w:date="2020-06-05T01:01:00Z"/>
          <w:rFonts w:ascii="Arial" w:hAnsi="Arial" w:cs="Arial"/>
        </w:rPr>
      </w:pPr>
    </w:p>
    <w:p w14:paraId="3BC44D25" w14:textId="25EF83DC" w:rsidR="005A4968" w:rsidRPr="005A4968" w:rsidRDefault="005A4968" w:rsidP="00B6543E">
      <w:pPr>
        <w:spacing w:line="276" w:lineRule="auto"/>
        <w:jc w:val="both"/>
        <w:rPr>
          <w:ins w:id="14" w:author="David Osornio" w:date="2020-06-04T23:23:00Z"/>
          <w:rFonts w:ascii="Arial" w:hAnsi="Arial" w:cs="Arial"/>
        </w:rPr>
      </w:pPr>
      <w:ins w:id="15" w:author="David Osornio [2]" w:date="2020-06-05T01:01:00Z">
        <w:r>
          <w:rPr>
            <w:rFonts w:ascii="Arial" w:hAnsi="Arial" w:cs="Arial"/>
          </w:rPr>
          <w:tab/>
          <w:t xml:space="preserve">Dirigido a </w:t>
        </w:r>
        <w:r w:rsidRPr="005A4968">
          <w:rPr>
            <w:rFonts w:ascii="Arial" w:hAnsi="Arial" w:cs="Arial"/>
          </w:rPr>
          <w:sym w:font="Wingdings" w:char="F0E0"/>
        </w:r>
        <w:r>
          <w:rPr>
            <w:rFonts w:ascii="Arial" w:hAnsi="Arial" w:cs="Arial"/>
          </w:rPr>
          <w:t xml:space="preserve"> hace referencia a que esa función será para que la </w:t>
        </w:r>
        <w:proofErr w:type="spellStart"/>
        <w:r>
          <w:rPr>
            <w:rFonts w:ascii="Arial" w:hAnsi="Arial" w:cs="Arial"/>
          </w:rPr>
          <w:t>utilizen</w:t>
        </w:r>
        <w:proofErr w:type="spellEnd"/>
        <w:r>
          <w:rPr>
            <w:rFonts w:ascii="Arial" w:hAnsi="Arial" w:cs="Arial"/>
          </w:rPr>
          <w:t xml:space="preserve"> ya sea usuario o administrador</w:t>
        </w:r>
      </w:ins>
      <w:ins w:id="16" w:author="David Osornio [2]" w:date="2020-06-05T01:02:00Z">
        <w:r>
          <w:rPr>
            <w:rFonts w:ascii="Arial" w:hAnsi="Arial" w:cs="Arial"/>
          </w:rPr>
          <w:t>.</w:t>
        </w:r>
      </w:ins>
    </w:p>
    <w:p w14:paraId="03B6ABAC" w14:textId="7D0AD992" w:rsidR="006F700F" w:rsidRPr="00A367F8" w:rsidRDefault="006F700F" w:rsidP="00B6543E">
      <w:pPr>
        <w:spacing w:line="276" w:lineRule="auto"/>
        <w:jc w:val="both"/>
      </w:pPr>
    </w:p>
    <w:p w14:paraId="5137C3B6" w14:textId="236EBA25" w:rsidR="00A367F8" w:rsidRDefault="00A367F8" w:rsidP="00B6543E">
      <w:pPr>
        <w:pStyle w:val="Ttulo2"/>
        <w:spacing w:line="276" w:lineRule="auto"/>
        <w:jc w:val="both"/>
      </w:pPr>
      <w:bookmarkStart w:id="17" w:name="_Toc42285013"/>
      <w:r w:rsidRPr="00A367F8">
        <w:rPr>
          <w:rStyle w:val="Ttulo2Car"/>
        </w:rPr>
        <w:t>Referencia</w:t>
      </w:r>
      <w:r>
        <w:t>s</w:t>
      </w:r>
      <w:bookmarkEnd w:id="17"/>
    </w:p>
    <w:p w14:paraId="69E7E84B" w14:textId="202F7B2A" w:rsidR="00A367F8" w:rsidRDefault="00A367F8" w:rsidP="00B6543E">
      <w:pPr>
        <w:spacing w:line="276" w:lineRule="auto"/>
        <w:jc w:val="both"/>
      </w:pPr>
    </w:p>
    <w:p w14:paraId="1A99EA5C" w14:textId="77777777" w:rsidR="00E130CF" w:rsidRPr="001F1389" w:rsidRDefault="00E130CF" w:rsidP="00B6543E">
      <w:pPr>
        <w:spacing w:line="276" w:lineRule="auto"/>
        <w:jc w:val="both"/>
        <w:rPr>
          <w:rFonts w:ascii="Arial" w:hAnsi="Arial" w:cs="Arial"/>
        </w:rPr>
      </w:pPr>
      <w:r>
        <w:rPr>
          <w:rFonts w:ascii="Arial" w:hAnsi="Arial" w:cs="Arial"/>
        </w:rPr>
        <w:tab/>
        <w:t>Documento basado del estándar IEEE 830-1998.</w:t>
      </w:r>
    </w:p>
    <w:p w14:paraId="5894C2DD" w14:textId="1DC09262" w:rsidR="00913969" w:rsidRPr="00913969" w:rsidRDefault="00913969" w:rsidP="00B6543E">
      <w:pPr>
        <w:spacing w:line="276" w:lineRule="auto"/>
        <w:jc w:val="both"/>
        <w:rPr>
          <w:rFonts w:ascii="Arial" w:hAnsi="Arial" w:cs="Arial"/>
        </w:rPr>
      </w:pPr>
    </w:p>
    <w:p w14:paraId="6BA966A6" w14:textId="77777777" w:rsidR="00913969" w:rsidRPr="00A367F8" w:rsidRDefault="00913969" w:rsidP="00B6543E">
      <w:pPr>
        <w:spacing w:line="276" w:lineRule="auto"/>
        <w:jc w:val="both"/>
      </w:pPr>
    </w:p>
    <w:p w14:paraId="2E9625E0" w14:textId="22EDBB53" w:rsidR="00A367F8" w:rsidRDefault="00A367F8" w:rsidP="00B6543E">
      <w:pPr>
        <w:pStyle w:val="Ttulo2"/>
        <w:spacing w:line="276" w:lineRule="auto"/>
        <w:jc w:val="both"/>
      </w:pPr>
      <w:bookmarkStart w:id="18" w:name="_Toc42285014"/>
      <w:r>
        <w:t>Visión general del documento</w:t>
      </w:r>
      <w:bookmarkEnd w:id="18"/>
    </w:p>
    <w:p w14:paraId="5909197B" w14:textId="77777777" w:rsidR="00A367F8" w:rsidRDefault="00A367F8" w:rsidP="00B6543E">
      <w:pPr>
        <w:spacing w:line="276" w:lineRule="auto"/>
        <w:jc w:val="both"/>
      </w:pPr>
    </w:p>
    <w:p w14:paraId="341E7A3F" w14:textId="32155171" w:rsidR="00A367F8" w:rsidRDefault="00E130CF" w:rsidP="00B6543E">
      <w:pPr>
        <w:spacing w:line="276" w:lineRule="auto"/>
        <w:jc w:val="both"/>
        <w:rPr>
          <w:rFonts w:ascii="Arial" w:hAnsi="Arial" w:cs="Arial"/>
        </w:rPr>
      </w:pPr>
      <w:r>
        <w:rPr>
          <w:rFonts w:ascii="Arial" w:hAnsi="Arial" w:cs="Arial"/>
        </w:rPr>
        <w:tab/>
        <w:t xml:space="preserve">A </w:t>
      </w:r>
      <w:r w:rsidR="00877A0B">
        <w:rPr>
          <w:rFonts w:ascii="Arial" w:hAnsi="Arial" w:cs="Arial"/>
        </w:rPr>
        <w:t>continuación,</w:t>
      </w:r>
      <w:r>
        <w:rPr>
          <w:rFonts w:ascii="Arial" w:hAnsi="Arial" w:cs="Arial"/>
        </w:rPr>
        <w:t xml:space="preserve"> se describirán las acciones que se </w:t>
      </w:r>
      <w:r w:rsidR="00877A0B">
        <w:rPr>
          <w:rFonts w:ascii="Arial" w:hAnsi="Arial" w:cs="Arial"/>
        </w:rPr>
        <w:t>tomarán</w:t>
      </w:r>
      <w:r>
        <w:rPr>
          <w:rFonts w:ascii="Arial" w:hAnsi="Arial" w:cs="Arial"/>
        </w:rPr>
        <w:t xml:space="preserve"> en las siguientes secciones. </w:t>
      </w:r>
      <w:r w:rsidR="00877A0B">
        <w:rPr>
          <w:rFonts w:ascii="Arial" w:hAnsi="Arial" w:cs="Arial"/>
        </w:rPr>
        <w:t xml:space="preserve">En la sección 2 buscamos describir a su totalidad la construcción, funcionamiento e interfaces de conexión a bases de datos del sitio así poderse dirigirse más a las personas encargadas de su implementación. En la sección 3 se busca plasmar las interfaces de </w:t>
      </w:r>
      <w:r w:rsidR="006722C2">
        <w:rPr>
          <w:rFonts w:ascii="Arial" w:hAnsi="Arial" w:cs="Arial"/>
        </w:rPr>
        <w:t>usuario,</w:t>
      </w:r>
      <w:r w:rsidR="00877A0B">
        <w:rPr>
          <w:rFonts w:ascii="Arial" w:hAnsi="Arial" w:cs="Arial"/>
        </w:rPr>
        <w:t xml:space="preserve"> así como especificar lo que se necesita para poder llevar a cabo el proyecto y que cumpla todo lo necesario para un funcionamiento óptimo. </w:t>
      </w:r>
    </w:p>
    <w:p w14:paraId="32B92331" w14:textId="77777777" w:rsidR="00A367F8" w:rsidRDefault="00A367F8" w:rsidP="00B6543E">
      <w:pPr>
        <w:spacing w:line="276" w:lineRule="auto"/>
        <w:rPr>
          <w:rFonts w:ascii="Arial" w:hAnsi="Arial" w:cs="Arial"/>
        </w:rPr>
      </w:pPr>
    </w:p>
    <w:p w14:paraId="3A9CEDE2" w14:textId="10449948" w:rsidR="005F1E77" w:rsidRPr="00A367F8" w:rsidRDefault="005F1E77" w:rsidP="00B6543E">
      <w:pPr>
        <w:spacing w:line="276" w:lineRule="auto"/>
        <w:rPr>
          <w:rFonts w:ascii="Arial" w:hAnsi="Arial" w:cs="Arial"/>
        </w:rPr>
      </w:pPr>
      <w:r w:rsidRPr="00A367F8">
        <w:rPr>
          <w:rFonts w:ascii="Arial" w:hAnsi="Arial" w:cs="Arial"/>
        </w:rPr>
        <w:br w:type="page"/>
      </w:r>
    </w:p>
    <w:p w14:paraId="018FA7CB" w14:textId="3B29183A" w:rsidR="005F1E77" w:rsidRPr="00A367F8" w:rsidRDefault="006722C2" w:rsidP="00B6543E">
      <w:pPr>
        <w:pStyle w:val="Ttulo1"/>
        <w:spacing w:line="276" w:lineRule="auto"/>
        <w:rPr>
          <w:rFonts w:ascii="Arial" w:hAnsi="Arial" w:cs="Arial"/>
        </w:rPr>
      </w:pPr>
      <w:bookmarkStart w:id="19" w:name="_Toc42285015"/>
      <w:r>
        <w:rPr>
          <w:rFonts w:ascii="Arial" w:hAnsi="Arial" w:cs="Arial"/>
        </w:rPr>
        <w:lastRenderedPageBreak/>
        <w:t>D</w:t>
      </w:r>
      <w:r w:rsidRPr="00A367F8">
        <w:rPr>
          <w:rFonts w:ascii="Arial" w:hAnsi="Arial" w:cs="Arial"/>
        </w:rPr>
        <w:t>escripción</w:t>
      </w:r>
      <w:r w:rsidR="005F1E77" w:rsidRPr="00A367F8">
        <w:rPr>
          <w:rFonts w:ascii="Arial" w:hAnsi="Arial" w:cs="Arial"/>
        </w:rPr>
        <w:t xml:space="preserve"> General</w:t>
      </w:r>
      <w:bookmarkEnd w:id="19"/>
      <w:r w:rsidR="005F1E77" w:rsidRPr="00A367F8">
        <w:rPr>
          <w:rFonts w:ascii="Arial" w:hAnsi="Arial" w:cs="Arial"/>
        </w:rPr>
        <w:t xml:space="preserve"> </w:t>
      </w:r>
    </w:p>
    <w:p w14:paraId="3543A7DD" w14:textId="7318FC6D" w:rsidR="005F1E77" w:rsidRDefault="005F1E77" w:rsidP="00B6543E">
      <w:pPr>
        <w:spacing w:line="276" w:lineRule="auto"/>
        <w:rPr>
          <w:rFonts w:ascii="Arial" w:hAnsi="Arial" w:cs="Arial"/>
        </w:rPr>
      </w:pPr>
    </w:p>
    <w:p w14:paraId="2098D331" w14:textId="334C3029" w:rsidR="000C4918" w:rsidRDefault="000C4918" w:rsidP="00B6543E">
      <w:pPr>
        <w:pStyle w:val="Ttulo2"/>
        <w:spacing w:line="276" w:lineRule="auto"/>
      </w:pPr>
      <w:bookmarkStart w:id="20" w:name="_Toc42285016"/>
      <w:r>
        <w:t>Perspectiva del producto</w:t>
      </w:r>
      <w:bookmarkEnd w:id="20"/>
    </w:p>
    <w:p w14:paraId="0CE07422" w14:textId="77777777" w:rsidR="00FC6C87" w:rsidRPr="00FC6C87" w:rsidRDefault="00FC6C87" w:rsidP="00B6543E">
      <w:pPr>
        <w:spacing w:line="276" w:lineRule="auto"/>
      </w:pPr>
    </w:p>
    <w:p w14:paraId="664FB9EF" w14:textId="2ACFF6E9" w:rsidR="000C4918" w:rsidRDefault="00860E91" w:rsidP="00B6543E">
      <w:pPr>
        <w:spacing w:line="276" w:lineRule="auto"/>
        <w:jc w:val="both"/>
      </w:pPr>
      <w:r>
        <w:tab/>
      </w:r>
      <w:r>
        <w:rPr>
          <w:rFonts w:ascii="Arial" w:hAnsi="Arial" w:cs="Arial"/>
        </w:rPr>
        <w:t xml:space="preserve">El sistema será un sitio web, el cual será diseñado para trabajar directamente en la </w:t>
      </w:r>
      <w:r w:rsidR="00FC6C87">
        <w:rPr>
          <w:rFonts w:ascii="Arial" w:hAnsi="Arial" w:cs="Arial"/>
        </w:rPr>
        <w:t>Internet</w:t>
      </w:r>
      <w:r>
        <w:rPr>
          <w:rFonts w:ascii="Arial" w:hAnsi="Arial" w:cs="Arial"/>
        </w:rPr>
        <w:t xml:space="preserve">, lo que nos </w:t>
      </w:r>
      <w:r w:rsidR="00FC6C87">
        <w:rPr>
          <w:rFonts w:ascii="Arial" w:hAnsi="Arial" w:cs="Arial"/>
        </w:rPr>
        <w:t>ayudará</w:t>
      </w:r>
      <w:r>
        <w:rPr>
          <w:rFonts w:ascii="Arial" w:hAnsi="Arial" w:cs="Arial"/>
        </w:rPr>
        <w:t xml:space="preserve"> a aumentar la velocidad de atención y esperando crecer en </w:t>
      </w:r>
      <w:r w:rsidR="00FC6C87">
        <w:rPr>
          <w:rFonts w:ascii="Arial" w:hAnsi="Arial" w:cs="Arial"/>
        </w:rPr>
        <w:t>número</w:t>
      </w:r>
      <w:r>
        <w:rPr>
          <w:rFonts w:ascii="Arial" w:hAnsi="Arial" w:cs="Arial"/>
        </w:rPr>
        <w:t xml:space="preserve"> de reservaciones</w:t>
      </w:r>
      <w:r w:rsidR="00455702">
        <w:rPr>
          <w:rFonts w:ascii="Arial" w:hAnsi="Arial" w:cs="Arial"/>
        </w:rPr>
        <w:t>.</w:t>
      </w:r>
    </w:p>
    <w:p w14:paraId="2A18A607" w14:textId="5C8AD4AA" w:rsidR="00002C22" w:rsidRPr="00002C22" w:rsidRDefault="00455702" w:rsidP="001562C3">
      <w:pPr>
        <w:spacing w:line="276" w:lineRule="auto"/>
        <w:ind w:firstLine="709"/>
        <w:jc w:val="both"/>
        <w:rPr>
          <w:rFonts w:ascii="Arial" w:hAnsi="Arial" w:cs="Arial"/>
        </w:rPr>
      </w:pPr>
      <w:r w:rsidRPr="00002C22">
        <w:rPr>
          <w:rFonts w:ascii="Arial" w:hAnsi="Arial" w:cs="Arial"/>
        </w:rPr>
        <w:t xml:space="preserve">Este producto se convertirá en un proyecto independiente ya que se </w:t>
      </w:r>
      <w:r w:rsidR="00002C22" w:rsidRPr="00002C22">
        <w:rPr>
          <w:rFonts w:ascii="Arial" w:hAnsi="Arial" w:cs="Arial"/>
        </w:rPr>
        <w:t>implementará</w:t>
      </w:r>
      <w:r w:rsidRPr="00002C22">
        <w:rPr>
          <w:rFonts w:ascii="Arial" w:hAnsi="Arial" w:cs="Arial"/>
        </w:rPr>
        <w:t xml:space="preserve"> por</w:t>
      </w:r>
      <w:r w:rsidR="001562C3">
        <w:rPr>
          <w:rFonts w:ascii="Arial" w:hAnsi="Arial" w:cs="Arial"/>
        </w:rPr>
        <w:t xml:space="preserve"> </w:t>
      </w:r>
      <w:r w:rsidRPr="00002C22">
        <w:rPr>
          <w:rFonts w:ascii="Arial" w:hAnsi="Arial" w:cs="Arial"/>
        </w:rPr>
        <w:t xml:space="preserve">primera </w:t>
      </w:r>
      <w:r w:rsidR="00890241" w:rsidRPr="00002C22">
        <w:rPr>
          <w:rFonts w:ascii="Arial" w:hAnsi="Arial" w:cs="Arial"/>
        </w:rPr>
        <w:t>vez</w:t>
      </w:r>
      <w:r w:rsidR="00DC2491">
        <w:rPr>
          <w:rFonts w:ascii="Arial" w:hAnsi="Arial" w:cs="Arial"/>
        </w:rPr>
        <w:t xml:space="preserve"> dentro de un solo hotel.</w:t>
      </w:r>
    </w:p>
    <w:p w14:paraId="360C51E0" w14:textId="77777777" w:rsidR="00FC6C87" w:rsidRPr="00002C22" w:rsidRDefault="00FC6C87" w:rsidP="00B6543E">
      <w:pPr>
        <w:spacing w:line="276" w:lineRule="auto"/>
      </w:pPr>
    </w:p>
    <w:p w14:paraId="7AA27B0F" w14:textId="3D6556EB" w:rsidR="000C4918" w:rsidRDefault="000C4918" w:rsidP="00B6543E">
      <w:pPr>
        <w:pStyle w:val="Ttulo3"/>
        <w:spacing w:line="276" w:lineRule="auto"/>
        <w:ind w:firstLine="709"/>
        <w:rPr>
          <w:szCs w:val="20"/>
        </w:rPr>
      </w:pPr>
      <w:bookmarkStart w:id="21" w:name="_Toc42285017"/>
      <w:r w:rsidRPr="00002C22">
        <w:rPr>
          <w:szCs w:val="20"/>
        </w:rPr>
        <w:t xml:space="preserve">Interfaces de </w:t>
      </w:r>
      <w:commentRangeStart w:id="22"/>
      <w:r w:rsidRPr="00002C22">
        <w:rPr>
          <w:szCs w:val="20"/>
        </w:rPr>
        <w:t>sistema</w:t>
      </w:r>
      <w:commentRangeEnd w:id="22"/>
      <w:r w:rsidR="00F164BB">
        <w:rPr>
          <w:rStyle w:val="Refdecomentario"/>
          <w:rFonts w:ascii="Liberation Serif" w:eastAsia="Droid Sans Fallback" w:hAnsi="Liberation Serif"/>
          <w:color w:val="auto"/>
        </w:rPr>
        <w:commentReference w:id="22"/>
      </w:r>
      <w:bookmarkEnd w:id="21"/>
    </w:p>
    <w:p w14:paraId="73C45175" w14:textId="54C998DF" w:rsidR="00002C22" w:rsidRDefault="00A46487" w:rsidP="00A46487">
      <w:pPr>
        <w:spacing w:line="276" w:lineRule="auto"/>
        <w:ind w:left="709" w:firstLine="716"/>
        <w:jc w:val="both"/>
        <w:rPr>
          <w:rFonts w:ascii="Tahoma" w:hAnsi="Tahoma" w:cs="Tahoma"/>
        </w:rPr>
      </w:pPr>
      <w:r w:rsidRPr="00A46487">
        <w:rPr>
          <w:rFonts w:ascii="Tahoma" w:hAnsi="Tahoma" w:cs="Tahoma"/>
        </w:rPr>
        <w:t xml:space="preserve">Miremos ahora </w:t>
      </w:r>
      <w:r>
        <w:rPr>
          <w:rFonts w:ascii="Tahoma" w:hAnsi="Tahoma" w:cs="Tahoma"/>
        </w:rPr>
        <w:t>las secciones que estarán contenidas dentro de la administración del sistema.</w:t>
      </w:r>
      <w:r w:rsidR="009B2355">
        <w:rPr>
          <w:rFonts w:ascii="Tahoma" w:hAnsi="Tahoma" w:cs="Tahoma"/>
        </w:rPr>
        <w:t xml:space="preserve"> Ya estas interfaces serán usadas solo por el personal se tendrá que crear seguridad a ellas.</w:t>
      </w:r>
      <w:r w:rsidR="001D2A17">
        <w:rPr>
          <w:rFonts w:ascii="Tahoma" w:hAnsi="Tahoma" w:cs="Tahoma"/>
        </w:rPr>
        <w:t xml:space="preserve"> Pero se </w:t>
      </w:r>
      <w:r w:rsidR="00D1742A">
        <w:rPr>
          <w:rFonts w:ascii="Tahoma" w:hAnsi="Tahoma" w:cs="Tahoma"/>
        </w:rPr>
        <w:t>encontrarán</w:t>
      </w:r>
      <w:r w:rsidR="001D2A17">
        <w:rPr>
          <w:rFonts w:ascii="Tahoma" w:hAnsi="Tahoma" w:cs="Tahoma"/>
        </w:rPr>
        <w:t xml:space="preserve"> dentro del dominio principal.</w:t>
      </w:r>
    </w:p>
    <w:p w14:paraId="0C303139" w14:textId="476A713C" w:rsidR="009B2355" w:rsidRDefault="009B2355" w:rsidP="00A46487">
      <w:pPr>
        <w:spacing w:line="276" w:lineRule="auto"/>
        <w:ind w:left="709" w:firstLine="716"/>
        <w:jc w:val="both"/>
        <w:rPr>
          <w:rFonts w:ascii="Tahoma" w:hAnsi="Tahoma" w:cs="Tahoma"/>
        </w:rPr>
      </w:pPr>
    </w:p>
    <w:p w14:paraId="2C01DD5E" w14:textId="1C3A8FB2" w:rsidR="009B2355" w:rsidRDefault="009B2355" w:rsidP="009B2355">
      <w:pPr>
        <w:pStyle w:val="Ttulo4"/>
        <w:ind w:left="709" w:firstLine="709"/>
      </w:pPr>
      <w:bookmarkStart w:id="23" w:name="_Toc42285018"/>
      <w:r>
        <w:t xml:space="preserve">Interfaz: </w:t>
      </w:r>
      <w:proofErr w:type="spellStart"/>
      <w:r>
        <w:t>Login</w:t>
      </w:r>
      <w:bookmarkEnd w:id="23"/>
      <w:proofErr w:type="spellEnd"/>
    </w:p>
    <w:p w14:paraId="0DA767E6" w14:textId="07725726" w:rsidR="009B2355" w:rsidRPr="009B2355" w:rsidRDefault="009B2355" w:rsidP="009B2355">
      <w:pPr>
        <w:ind w:left="1418" w:firstLine="712"/>
        <w:rPr>
          <w:rFonts w:ascii="Arial" w:hAnsi="Arial" w:cs="Arial"/>
        </w:rPr>
      </w:pPr>
      <w:r w:rsidRPr="009B2355">
        <w:rPr>
          <w:rFonts w:ascii="Arial" w:hAnsi="Arial" w:cs="Arial"/>
        </w:rPr>
        <w:t>Co</w:t>
      </w:r>
      <w:r>
        <w:rPr>
          <w:rFonts w:ascii="Arial" w:hAnsi="Arial" w:cs="Arial"/>
        </w:rPr>
        <w:t>mo lo imaginamos será el inicio de sesión para los recepcionistas o personas encargadas de gestionar las visitas.</w:t>
      </w:r>
    </w:p>
    <w:p w14:paraId="4E60AFDA" w14:textId="77777777" w:rsidR="009B2355" w:rsidRPr="009B2355" w:rsidRDefault="009B2355" w:rsidP="009B2355"/>
    <w:p w14:paraId="682F41D0" w14:textId="16836EF0" w:rsidR="009B2355" w:rsidRDefault="009B2355" w:rsidP="009B2355">
      <w:pPr>
        <w:jc w:val="right"/>
      </w:pPr>
      <w:r>
        <w:rPr>
          <w:noProof/>
        </w:rPr>
        <w:drawing>
          <wp:inline distT="0" distB="0" distL="0" distR="0" wp14:anchorId="2FB2A10B" wp14:editId="0DBF66BB">
            <wp:extent cx="5646420" cy="33379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011" cy="3342990"/>
                    </a:xfrm>
                    <a:prstGeom prst="rect">
                      <a:avLst/>
                    </a:prstGeom>
                    <a:noFill/>
                    <a:ln>
                      <a:noFill/>
                    </a:ln>
                  </pic:spPr>
                </pic:pic>
              </a:graphicData>
            </a:graphic>
          </wp:inline>
        </w:drawing>
      </w:r>
    </w:p>
    <w:p w14:paraId="5BBAD086" w14:textId="16C8F901" w:rsidR="009B2355" w:rsidRDefault="009B2355" w:rsidP="009B2355"/>
    <w:p w14:paraId="1E9383F8" w14:textId="0FD305E0" w:rsidR="009B2355" w:rsidRDefault="009B2355" w:rsidP="009B2355">
      <w:pPr>
        <w:pStyle w:val="Ttulo5"/>
        <w:ind w:left="1418" w:firstLine="709"/>
      </w:pPr>
      <w:r w:rsidRPr="00002C22">
        <w:t>Características lógicas del interfaz</w:t>
      </w:r>
    </w:p>
    <w:p w14:paraId="2D952344" w14:textId="4D4D698E" w:rsidR="009B2355" w:rsidRDefault="009B2355" w:rsidP="009B2355">
      <w:pPr>
        <w:ind w:left="2127" w:firstLine="708"/>
        <w:rPr>
          <w:rFonts w:ascii="Arial" w:hAnsi="Arial" w:cs="Arial"/>
        </w:rPr>
      </w:pPr>
      <w:r w:rsidRPr="009B2355">
        <w:rPr>
          <w:rFonts w:ascii="Arial" w:hAnsi="Arial" w:cs="Arial"/>
        </w:rPr>
        <w:t xml:space="preserve">En ella </w:t>
      </w:r>
      <w:r>
        <w:rPr>
          <w:rFonts w:ascii="Arial" w:hAnsi="Arial" w:cs="Arial"/>
        </w:rPr>
        <w:t xml:space="preserve">se realizará la búsqueda de dicho usuario dentro de la Base de Datos y se obtendrá la sede de la cual trabaja y se </w:t>
      </w:r>
      <w:r w:rsidR="00D1742A">
        <w:rPr>
          <w:rFonts w:ascii="Arial" w:hAnsi="Arial" w:cs="Arial"/>
        </w:rPr>
        <w:t>usará</w:t>
      </w:r>
      <w:r>
        <w:rPr>
          <w:rFonts w:ascii="Arial" w:hAnsi="Arial" w:cs="Arial"/>
        </w:rPr>
        <w:t xml:space="preserve"> para la siguiente pantalla.</w:t>
      </w:r>
    </w:p>
    <w:p w14:paraId="3CBB1F75" w14:textId="25C882B8" w:rsidR="001D2A17" w:rsidRDefault="001D2A17" w:rsidP="009B2355">
      <w:pPr>
        <w:ind w:left="2127" w:firstLine="708"/>
        <w:rPr>
          <w:rFonts w:ascii="Arial" w:hAnsi="Arial" w:cs="Arial"/>
        </w:rPr>
      </w:pPr>
      <w:r>
        <w:rPr>
          <w:rFonts w:ascii="Arial" w:hAnsi="Arial" w:cs="Arial"/>
        </w:rPr>
        <w:lastRenderedPageBreak/>
        <w:t xml:space="preserve">Para añadir un poco </w:t>
      </w:r>
      <w:r w:rsidR="00173E64">
        <w:rPr>
          <w:rFonts w:ascii="Arial" w:hAnsi="Arial" w:cs="Arial"/>
        </w:rPr>
        <w:t>más</w:t>
      </w:r>
      <w:r>
        <w:rPr>
          <w:rFonts w:ascii="Arial" w:hAnsi="Arial" w:cs="Arial"/>
        </w:rPr>
        <w:t xml:space="preserve"> de </w:t>
      </w:r>
      <w:r w:rsidR="00D1742A">
        <w:rPr>
          <w:rFonts w:ascii="Arial" w:hAnsi="Arial" w:cs="Arial"/>
        </w:rPr>
        <w:t>seguridad</w:t>
      </w:r>
      <w:r>
        <w:rPr>
          <w:rFonts w:ascii="Arial" w:hAnsi="Arial" w:cs="Arial"/>
        </w:rPr>
        <w:t xml:space="preserve"> el </w:t>
      </w:r>
      <w:proofErr w:type="spellStart"/>
      <w:r>
        <w:rPr>
          <w:rFonts w:ascii="Arial" w:hAnsi="Arial" w:cs="Arial"/>
        </w:rPr>
        <w:t>login</w:t>
      </w:r>
      <w:proofErr w:type="spellEnd"/>
      <w:r>
        <w:rPr>
          <w:rFonts w:ascii="Arial" w:hAnsi="Arial" w:cs="Arial"/>
        </w:rPr>
        <w:t xml:space="preserve"> </w:t>
      </w:r>
      <w:r w:rsidR="00D1742A">
        <w:rPr>
          <w:rFonts w:ascii="Arial" w:hAnsi="Arial" w:cs="Arial"/>
        </w:rPr>
        <w:t>estará</w:t>
      </w:r>
      <w:r>
        <w:rPr>
          <w:rFonts w:ascii="Arial" w:hAnsi="Arial" w:cs="Arial"/>
        </w:rPr>
        <w:t xml:space="preserve"> dado en dos partes </w:t>
      </w:r>
      <w:r w:rsidR="00D1742A">
        <w:rPr>
          <w:rFonts w:ascii="Arial" w:hAnsi="Arial" w:cs="Arial"/>
        </w:rPr>
        <w:t xml:space="preserve">primero pedirá el usuario y realizará la consulta si existe dicho usuario si existe pedirá ahora la contraseña. </w:t>
      </w:r>
    </w:p>
    <w:p w14:paraId="31CF9DD6" w14:textId="2AC0A482" w:rsidR="00D1742A" w:rsidRDefault="00D1742A" w:rsidP="009B2355">
      <w:pPr>
        <w:ind w:left="2127" w:firstLine="708"/>
        <w:rPr>
          <w:rFonts w:ascii="Arial" w:hAnsi="Arial" w:cs="Arial"/>
        </w:rPr>
      </w:pPr>
      <w:r>
        <w:rPr>
          <w:rFonts w:ascii="Arial" w:hAnsi="Arial" w:cs="Arial"/>
        </w:rPr>
        <w:t>Para esto los usuarios no deben de repetirse ya que el usuario se relacionará su hotel de trabajo.</w:t>
      </w:r>
    </w:p>
    <w:p w14:paraId="00ED69AD" w14:textId="54FA846B" w:rsidR="009B2355" w:rsidRDefault="009B2355" w:rsidP="009B2355">
      <w:pPr>
        <w:ind w:left="2127" w:firstLine="708"/>
        <w:rPr>
          <w:rFonts w:ascii="Arial" w:hAnsi="Arial" w:cs="Arial"/>
        </w:rPr>
      </w:pPr>
    </w:p>
    <w:p w14:paraId="29B6DBCF" w14:textId="671B4CFE" w:rsidR="00D1742A" w:rsidRDefault="00D1742A" w:rsidP="009B2355">
      <w:pPr>
        <w:ind w:left="2127" w:firstLine="708"/>
        <w:rPr>
          <w:rFonts w:ascii="Arial" w:hAnsi="Arial" w:cs="Arial"/>
        </w:rPr>
      </w:pPr>
    </w:p>
    <w:p w14:paraId="222C2923" w14:textId="4D7DA7EA" w:rsidR="00D1742A" w:rsidRDefault="00D1742A" w:rsidP="00D1742A">
      <w:pPr>
        <w:pStyle w:val="Ttulo4"/>
        <w:ind w:left="709" w:firstLine="709"/>
      </w:pPr>
      <w:bookmarkStart w:id="24" w:name="_Toc42285019"/>
      <w:r>
        <w:t xml:space="preserve">Interfaz: </w:t>
      </w:r>
      <w:r w:rsidR="005845E3">
        <w:t>Principal</w:t>
      </w:r>
      <w:bookmarkEnd w:id="24"/>
    </w:p>
    <w:p w14:paraId="38EFAC58" w14:textId="60ADAB0F" w:rsidR="005845E3" w:rsidRDefault="005845E3" w:rsidP="005845E3">
      <w:pPr>
        <w:ind w:left="1418" w:firstLine="709"/>
        <w:rPr>
          <w:rFonts w:ascii="Arial" w:hAnsi="Arial" w:cs="Arial"/>
        </w:rPr>
      </w:pPr>
      <w:r>
        <w:rPr>
          <w:rFonts w:ascii="Arial" w:hAnsi="Arial" w:cs="Arial"/>
        </w:rPr>
        <w:t xml:space="preserve">En esta sección se mostrarán las reservas pendientes, así como las </w:t>
      </w:r>
    </w:p>
    <w:p w14:paraId="689F95FF" w14:textId="28D638E1" w:rsidR="005845E3" w:rsidRDefault="005845E3" w:rsidP="005845E3">
      <w:pPr>
        <w:ind w:left="1418" w:firstLine="3"/>
        <w:rPr>
          <w:rFonts w:ascii="Arial" w:hAnsi="Arial" w:cs="Arial"/>
        </w:rPr>
      </w:pPr>
      <w:r>
        <w:rPr>
          <w:rFonts w:ascii="Arial" w:hAnsi="Arial" w:cs="Arial"/>
        </w:rPr>
        <w:t>activas</w:t>
      </w:r>
      <w:r w:rsidRPr="005845E3">
        <w:rPr>
          <w:rFonts w:ascii="Arial" w:hAnsi="Arial" w:cs="Arial"/>
        </w:rPr>
        <w:t xml:space="preserve"> </w:t>
      </w:r>
    </w:p>
    <w:p w14:paraId="3D50E7DB" w14:textId="77777777" w:rsidR="00C91EA4" w:rsidRPr="005845E3" w:rsidRDefault="00C91EA4" w:rsidP="005845E3">
      <w:pPr>
        <w:ind w:left="1418" w:firstLine="3"/>
        <w:rPr>
          <w:rFonts w:ascii="Arial" w:hAnsi="Arial" w:cs="Arial"/>
        </w:rPr>
      </w:pPr>
    </w:p>
    <w:p w14:paraId="33363D09" w14:textId="63DB8769" w:rsidR="005845E3" w:rsidRDefault="005845E3" w:rsidP="005845E3">
      <w:pPr>
        <w:jc w:val="center"/>
      </w:pPr>
      <w:r>
        <w:rPr>
          <w:noProof/>
        </w:rPr>
        <w:drawing>
          <wp:inline distT="0" distB="0" distL="0" distR="0" wp14:anchorId="7EFCFA5F" wp14:editId="42E27B7F">
            <wp:extent cx="6332220"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429000"/>
                    </a:xfrm>
                    <a:prstGeom prst="rect">
                      <a:avLst/>
                    </a:prstGeom>
                    <a:noFill/>
                    <a:ln>
                      <a:noFill/>
                    </a:ln>
                  </pic:spPr>
                </pic:pic>
              </a:graphicData>
            </a:graphic>
          </wp:inline>
        </w:drawing>
      </w:r>
    </w:p>
    <w:p w14:paraId="77E6B297" w14:textId="77777777" w:rsidR="00C91EA4" w:rsidRPr="005845E3" w:rsidRDefault="00C91EA4" w:rsidP="005845E3">
      <w:pPr>
        <w:jc w:val="center"/>
      </w:pPr>
    </w:p>
    <w:p w14:paraId="6A958BDE" w14:textId="682A49D2" w:rsidR="00D1742A" w:rsidRDefault="00D1742A" w:rsidP="00D1742A">
      <w:pPr>
        <w:pStyle w:val="Ttulo5"/>
        <w:ind w:left="1418" w:firstLine="709"/>
      </w:pPr>
      <w:r w:rsidRPr="00002C22">
        <w:t>Características lógicas del interfaz</w:t>
      </w:r>
    </w:p>
    <w:p w14:paraId="556EC1DD" w14:textId="1AAEE557" w:rsidR="00C91EA4" w:rsidRPr="00C91EA4" w:rsidRDefault="00C91EA4" w:rsidP="00C91EA4">
      <w:pPr>
        <w:ind w:left="2127" w:firstLine="708"/>
        <w:rPr>
          <w:rFonts w:ascii="Arial" w:hAnsi="Arial" w:cs="Arial"/>
        </w:rPr>
      </w:pPr>
      <w:r w:rsidRPr="00C91EA4">
        <w:rPr>
          <w:rFonts w:ascii="Arial" w:hAnsi="Arial" w:cs="Arial"/>
        </w:rPr>
        <w:t>En el texto sede</w:t>
      </w:r>
      <w:r>
        <w:rPr>
          <w:rFonts w:ascii="Arial" w:hAnsi="Arial" w:cs="Arial"/>
        </w:rPr>
        <w:t xml:space="preserve"> será colocado según el trabajador por lo que deberá ser único en las demás.</w:t>
      </w:r>
    </w:p>
    <w:p w14:paraId="34D03996" w14:textId="3935A3FB" w:rsidR="00D1742A" w:rsidRDefault="00C91EA4" w:rsidP="00C91EA4">
      <w:pPr>
        <w:ind w:left="2127" w:firstLine="708"/>
        <w:jc w:val="both"/>
        <w:rPr>
          <w:rFonts w:ascii="Arial" w:hAnsi="Arial" w:cs="Arial"/>
        </w:rPr>
      </w:pPr>
      <w:r w:rsidRPr="00C91EA4">
        <w:rPr>
          <w:rFonts w:ascii="Arial" w:hAnsi="Arial" w:cs="Arial"/>
        </w:rPr>
        <w:t>Aquí se detallarán las reser</w:t>
      </w:r>
      <w:r>
        <w:rPr>
          <w:rFonts w:ascii="Arial" w:hAnsi="Arial" w:cs="Arial"/>
        </w:rPr>
        <w:t xml:space="preserve">vas, las reservas actuales, y las faltantes. </w:t>
      </w:r>
    </w:p>
    <w:p w14:paraId="604F8D28" w14:textId="6B37DC2B" w:rsidR="00C91EA4" w:rsidRDefault="00C91EA4" w:rsidP="00C91EA4">
      <w:pPr>
        <w:ind w:left="2127" w:firstLine="708"/>
        <w:jc w:val="both"/>
        <w:rPr>
          <w:rFonts w:ascii="Arial" w:hAnsi="Arial" w:cs="Arial"/>
        </w:rPr>
      </w:pPr>
      <w:r>
        <w:rPr>
          <w:rFonts w:ascii="Arial" w:hAnsi="Arial" w:cs="Arial"/>
        </w:rPr>
        <w:t>Para poder activar una reserva se necesita de su palabra de seguridad de la persona que realizo la reserva. Sin ella será muy difícil el acceso al menos que se tenga a un Personal de alto rango.</w:t>
      </w:r>
    </w:p>
    <w:p w14:paraId="59063C1B" w14:textId="45417D5D" w:rsidR="00C91EA4" w:rsidRDefault="00AB1E73" w:rsidP="00C91EA4">
      <w:pPr>
        <w:ind w:left="2127" w:firstLine="708"/>
        <w:jc w:val="both"/>
        <w:rPr>
          <w:rFonts w:ascii="Arial" w:hAnsi="Arial" w:cs="Arial"/>
        </w:rPr>
      </w:pPr>
      <w:r>
        <w:rPr>
          <w:rFonts w:ascii="Arial" w:hAnsi="Arial" w:cs="Arial"/>
        </w:rPr>
        <w:t>Además,</w:t>
      </w:r>
      <w:r w:rsidR="00C91EA4">
        <w:rPr>
          <w:rFonts w:ascii="Arial" w:hAnsi="Arial" w:cs="Arial"/>
        </w:rPr>
        <w:t xml:space="preserve"> se mostrarán cuando se abra, se </w:t>
      </w:r>
      <w:r w:rsidR="00890241">
        <w:rPr>
          <w:rFonts w:ascii="Arial" w:hAnsi="Arial" w:cs="Arial"/>
        </w:rPr>
        <w:t>mostrará</w:t>
      </w:r>
      <w:r w:rsidR="00C91EA4">
        <w:rPr>
          <w:rFonts w:ascii="Arial" w:hAnsi="Arial" w:cs="Arial"/>
        </w:rPr>
        <w:t xml:space="preserve"> en las primeras líneas las reservas que están por caducar su tiempo.</w:t>
      </w:r>
    </w:p>
    <w:p w14:paraId="7C732CA0" w14:textId="77777777" w:rsidR="00890241" w:rsidRPr="00C91EA4" w:rsidRDefault="00890241" w:rsidP="00C91EA4">
      <w:pPr>
        <w:ind w:left="2127" w:firstLine="708"/>
        <w:jc w:val="both"/>
        <w:rPr>
          <w:rFonts w:ascii="Arial" w:hAnsi="Arial" w:cs="Arial"/>
        </w:rPr>
      </w:pPr>
    </w:p>
    <w:p w14:paraId="4C98C485" w14:textId="030F2D45" w:rsidR="00D1742A" w:rsidRDefault="00D1742A" w:rsidP="00D1742A">
      <w:pPr>
        <w:pStyle w:val="Ttulo4"/>
        <w:ind w:left="709" w:firstLine="709"/>
      </w:pPr>
      <w:bookmarkStart w:id="25" w:name="_Toc42285020"/>
      <w:r>
        <w:t>Interfaz:</w:t>
      </w:r>
      <w:bookmarkEnd w:id="25"/>
      <w:r>
        <w:t xml:space="preserve"> </w:t>
      </w:r>
    </w:p>
    <w:p w14:paraId="1BB7F45E" w14:textId="77777777" w:rsidR="00D1742A" w:rsidRDefault="00D1742A" w:rsidP="00D1742A">
      <w:pPr>
        <w:pStyle w:val="Ttulo5"/>
        <w:ind w:left="1418" w:firstLine="709"/>
      </w:pPr>
      <w:r w:rsidRPr="00002C22">
        <w:t>Características lógicas del interfaz</w:t>
      </w:r>
    </w:p>
    <w:p w14:paraId="6E159241" w14:textId="77777777" w:rsidR="00D1742A" w:rsidRPr="00D1742A" w:rsidRDefault="00D1742A" w:rsidP="00D1742A"/>
    <w:p w14:paraId="26748F58" w14:textId="251E6204" w:rsidR="00DC2491" w:rsidRPr="00DC2491" w:rsidRDefault="000C4918" w:rsidP="00DC2491">
      <w:pPr>
        <w:pStyle w:val="Ttulo3"/>
        <w:spacing w:line="276" w:lineRule="auto"/>
        <w:ind w:firstLine="709"/>
        <w:jc w:val="both"/>
        <w:rPr>
          <w:szCs w:val="20"/>
        </w:rPr>
      </w:pPr>
      <w:bookmarkStart w:id="26" w:name="_Toc42285021"/>
      <w:r w:rsidRPr="00002C22">
        <w:rPr>
          <w:szCs w:val="20"/>
        </w:rPr>
        <w:lastRenderedPageBreak/>
        <w:t xml:space="preserve">Interfaces de </w:t>
      </w:r>
      <w:commentRangeStart w:id="27"/>
      <w:r w:rsidRPr="00002C22">
        <w:rPr>
          <w:szCs w:val="20"/>
        </w:rPr>
        <w:t>usuario</w:t>
      </w:r>
      <w:commentRangeEnd w:id="27"/>
      <w:r w:rsidR="005A6E46">
        <w:rPr>
          <w:rStyle w:val="Refdecomentario"/>
          <w:rFonts w:ascii="Liberation Serif" w:eastAsia="Droid Sans Fallback" w:hAnsi="Liberation Serif"/>
          <w:color w:val="auto"/>
        </w:rPr>
        <w:commentReference w:id="27"/>
      </w:r>
      <w:bookmarkEnd w:id="26"/>
    </w:p>
    <w:p w14:paraId="1E1344E3" w14:textId="02FA974D" w:rsidR="00DC2491" w:rsidRDefault="00DC2491" w:rsidP="00A46487">
      <w:pPr>
        <w:spacing w:line="276" w:lineRule="auto"/>
        <w:ind w:left="709" w:firstLine="716"/>
        <w:rPr>
          <w:rFonts w:ascii="Arial" w:hAnsi="Arial" w:cs="Arial"/>
        </w:rPr>
      </w:pPr>
      <w:r>
        <w:rPr>
          <w:rFonts w:ascii="Arial" w:hAnsi="Arial" w:cs="Arial"/>
        </w:rPr>
        <w:t>A continuación, se informará de las interfaces de usuario obtenidas</w:t>
      </w:r>
      <w:r w:rsidR="00A46487">
        <w:rPr>
          <w:rFonts w:ascii="Arial" w:hAnsi="Arial" w:cs="Arial"/>
        </w:rPr>
        <w:t>. Detallando su funcionamiento.</w:t>
      </w:r>
    </w:p>
    <w:p w14:paraId="6C3A86E4" w14:textId="141D0284" w:rsidR="00A46487" w:rsidRDefault="00A46487" w:rsidP="00A46487">
      <w:pPr>
        <w:spacing w:line="276" w:lineRule="auto"/>
        <w:ind w:left="709" w:firstLine="716"/>
        <w:rPr>
          <w:rFonts w:ascii="Arial" w:hAnsi="Arial" w:cs="Arial"/>
        </w:rPr>
      </w:pPr>
    </w:p>
    <w:p w14:paraId="22BEED50" w14:textId="64EB179B" w:rsidR="00A46487" w:rsidRDefault="00A46487" w:rsidP="009B2355">
      <w:pPr>
        <w:spacing w:line="276" w:lineRule="auto"/>
        <w:ind w:left="709" w:firstLine="716"/>
        <w:jc w:val="center"/>
        <w:rPr>
          <w:rFonts w:ascii="Arial" w:hAnsi="Arial" w:cs="Arial"/>
        </w:rPr>
      </w:pPr>
    </w:p>
    <w:p w14:paraId="6B5F51D1" w14:textId="1DD256E6" w:rsidR="00DC2491" w:rsidRDefault="003A5D68" w:rsidP="00DC2491">
      <w:pPr>
        <w:pStyle w:val="Ttulo4"/>
      </w:pPr>
      <w:r>
        <w:tab/>
      </w:r>
      <w:r>
        <w:tab/>
      </w:r>
      <w:bookmarkStart w:id="28" w:name="_Toc42285022"/>
      <w:r w:rsidR="00DC2491">
        <w:t>Interfaz: Principal</w:t>
      </w:r>
      <w:bookmarkEnd w:id="28"/>
    </w:p>
    <w:p w14:paraId="2C9F4367" w14:textId="182651DF" w:rsidR="00A46487" w:rsidRDefault="00A46487" w:rsidP="00A46487">
      <w:pPr>
        <w:ind w:left="1418" w:firstLine="712"/>
        <w:jc w:val="both"/>
        <w:rPr>
          <w:rFonts w:ascii="Arial" w:hAnsi="Arial" w:cs="Arial"/>
        </w:rPr>
      </w:pPr>
      <w:r w:rsidRPr="00A46487">
        <w:rPr>
          <w:rFonts w:ascii="Arial" w:hAnsi="Arial" w:cs="Arial"/>
        </w:rPr>
        <w:t xml:space="preserve">Esta será </w:t>
      </w:r>
      <w:r>
        <w:rPr>
          <w:rFonts w:ascii="Arial" w:hAnsi="Arial" w:cs="Arial"/>
        </w:rPr>
        <w:t xml:space="preserve">la vista que cuando se contengan demás hoteles, será la visión principal de la línea hotelera. Tendrá como dominio dentro del sitio; </w:t>
      </w:r>
      <w:r>
        <w:rPr>
          <w:rFonts w:ascii="Arial" w:hAnsi="Arial" w:cs="Arial"/>
          <w:b/>
          <w:bCs/>
        </w:rPr>
        <w:t xml:space="preserve">hotelangeles.osda.com.mx, </w:t>
      </w:r>
      <w:r>
        <w:rPr>
          <w:rFonts w:ascii="Arial" w:hAnsi="Arial" w:cs="Arial"/>
        </w:rPr>
        <w:t>al cual estarán dirigidos todas las pantallas siguientes</w:t>
      </w:r>
    </w:p>
    <w:p w14:paraId="111F9CE0" w14:textId="77777777" w:rsidR="00A46487" w:rsidRPr="00A46487" w:rsidRDefault="00A46487" w:rsidP="00A46487">
      <w:pPr>
        <w:ind w:left="1418" w:firstLine="712"/>
        <w:jc w:val="both"/>
        <w:rPr>
          <w:rFonts w:ascii="Arial" w:hAnsi="Arial" w:cs="Arial"/>
        </w:rPr>
      </w:pPr>
    </w:p>
    <w:p w14:paraId="2E8D500F" w14:textId="5995D3F3" w:rsidR="00A46487" w:rsidRDefault="00A46487" w:rsidP="00A46487">
      <w:pPr>
        <w:jc w:val="center"/>
      </w:pPr>
      <w:r>
        <w:rPr>
          <w:noProof/>
        </w:rPr>
        <w:drawing>
          <wp:inline distT="0" distB="0" distL="0" distR="0" wp14:anchorId="445D27FF" wp14:editId="68CD60AC">
            <wp:extent cx="3587953" cy="5800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2290" cy="5823904"/>
                    </a:xfrm>
                    <a:prstGeom prst="rect">
                      <a:avLst/>
                    </a:prstGeom>
                    <a:noFill/>
                    <a:ln>
                      <a:noFill/>
                    </a:ln>
                  </pic:spPr>
                </pic:pic>
              </a:graphicData>
            </a:graphic>
          </wp:inline>
        </w:drawing>
      </w:r>
    </w:p>
    <w:p w14:paraId="404BA5F2" w14:textId="77777777" w:rsidR="00A46487" w:rsidRPr="00A46487" w:rsidRDefault="00A46487" w:rsidP="00A46487">
      <w:pPr>
        <w:jc w:val="center"/>
      </w:pPr>
    </w:p>
    <w:p w14:paraId="3EA411FB" w14:textId="2FB33CA5" w:rsidR="000C4918" w:rsidRDefault="000C4918" w:rsidP="00DC2491">
      <w:pPr>
        <w:pStyle w:val="Ttulo5"/>
        <w:ind w:left="1418" w:firstLine="709"/>
      </w:pPr>
      <w:r w:rsidRPr="00002C22">
        <w:lastRenderedPageBreak/>
        <w:t>Características lógicas del interfaz</w:t>
      </w:r>
    </w:p>
    <w:p w14:paraId="7AC191F7" w14:textId="28D35E6C" w:rsidR="005A6E46" w:rsidRPr="005A6E46" w:rsidRDefault="005A6E46" w:rsidP="005A6E46">
      <w:pPr>
        <w:ind w:left="2127" w:firstLine="708"/>
        <w:jc w:val="both"/>
        <w:rPr>
          <w:rFonts w:ascii="Arial" w:hAnsi="Arial" w:cs="Arial"/>
        </w:rPr>
      </w:pPr>
      <w:r w:rsidRPr="005A6E46">
        <w:rPr>
          <w:rFonts w:ascii="Arial" w:hAnsi="Arial" w:cs="Arial"/>
        </w:rPr>
        <w:t>Dentro de e</w:t>
      </w:r>
      <w:r>
        <w:rPr>
          <w:rFonts w:ascii="Arial" w:hAnsi="Arial" w:cs="Arial"/>
        </w:rPr>
        <w:t>sta Interfaz se verán los hoteles que estén dentro de la línea de Hoteles Ángeles. Sera la visión principal cuando se ingrese a la sede y no a uno en específico. Ya que aquí se podrá visitar cada uno de los hoteles agregados. Y los cuales estarán enlistados en la parte superior y detalladamente en la parte inferior.</w:t>
      </w:r>
    </w:p>
    <w:p w14:paraId="295C0946" w14:textId="25A226F1" w:rsidR="00DC2491" w:rsidRPr="00DC2491" w:rsidRDefault="00A46487" w:rsidP="005A6E46">
      <w:pPr>
        <w:jc w:val="both"/>
      </w:pPr>
      <w:r>
        <w:tab/>
      </w:r>
      <w:r>
        <w:tab/>
      </w:r>
    </w:p>
    <w:p w14:paraId="28A8EFB4" w14:textId="324477D5" w:rsidR="00DC2491" w:rsidRDefault="00002C22" w:rsidP="00DC2491">
      <w:pPr>
        <w:pStyle w:val="Ttulo4"/>
      </w:pPr>
      <w:r>
        <w:tab/>
      </w:r>
      <w:r>
        <w:tab/>
      </w:r>
      <w:bookmarkStart w:id="29" w:name="_Toc42285023"/>
      <w:r w:rsidR="00DC2491">
        <w:t>Interfaz: Cotizaciones</w:t>
      </w:r>
      <w:bookmarkEnd w:id="29"/>
    </w:p>
    <w:p w14:paraId="07B5FE6C" w14:textId="1A7861DA" w:rsidR="00EF7B9E" w:rsidRPr="00164EE0" w:rsidRDefault="00EF7B9E" w:rsidP="00EF7B9E">
      <w:pPr>
        <w:ind w:left="1418" w:firstLine="712"/>
        <w:jc w:val="both"/>
        <w:rPr>
          <w:rFonts w:ascii="Arial" w:hAnsi="Arial" w:cs="Arial"/>
          <w:b/>
          <w:bCs/>
        </w:rPr>
      </w:pPr>
      <w:r w:rsidRPr="00EF7B9E">
        <w:rPr>
          <w:rFonts w:ascii="Arial" w:hAnsi="Arial" w:cs="Arial"/>
        </w:rPr>
        <w:t>La i</w:t>
      </w:r>
      <w:r>
        <w:rPr>
          <w:rFonts w:ascii="Arial" w:hAnsi="Arial" w:cs="Arial"/>
        </w:rPr>
        <w:t>nterfaz siguiente será para la realización de cotizaciones.</w:t>
      </w:r>
      <w:r w:rsidR="00164EE0">
        <w:rPr>
          <w:rFonts w:ascii="Arial" w:hAnsi="Arial" w:cs="Arial"/>
        </w:rPr>
        <w:t xml:space="preserve"> Esta vista estará ubicada de forma general y no para un solo hotel. Y su dominio será, </w:t>
      </w:r>
      <w:r w:rsidR="00164EE0">
        <w:rPr>
          <w:rFonts w:ascii="Arial" w:hAnsi="Arial" w:cs="Arial"/>
          <w:b/>
          <w:bCs/>
        </w:rPr>
        <w:t>hotelangeles.osda.com.mx/</w:t>
      </w:r>
      <w:proofErr w:type="spellStart"/>
      <w:r w:rsidR="00164EE0">
        <w:rPr>
          <w:rFonts w:ascii="Arial" w:hAnsi="Arial" w:cs="Arial"/>
          <w:b/>
          <w:bCs/>
        </w:rPr>
        <w:t>quote</w:t>
      </w:r>
      <w:proofErr w:type="spellEnd"/>
    </w:p>
    <w:p w14:paraId="68088D9C" w14:textId="46BF3444" w:rsidR="00890241" w:rsidRPr="00890241" w:rsidRDefault="00890241" w:rsidP="00890241">
      <w:r>
        <w:rPr>
          <w:noProof/>
        </w:rPr>
        <w:drawing>
          <wp:anchor distT="0" distB="0" distL="114300" distR="114300" simplePos="0" relativeHeight="251658240" behindDoc="0" locked="0" layoutInCell="1" allowOverlap="1" wp14:anchorId="10B4CCBB" wp14:editId="6BECFC3C">
            <wp:simplePos x="0" y="0"/>
            <wp:positionH relativeFrom="column">
              <wp:posOffset>3985260</wp:posOffset>
            </wp:positionH>
            <wp:positionV relativeFrom="paragraph">
              <wp:posOffset>152400</wp:posOffset>
            </wp:positionV>
            <wp:extent cx="2617470" cy="64389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664" t="9588" b="-882"/>
                    <a:stretch/>
                  </pic:blipFill>
                  <pic:spPr bwMode="auto">
                    <a:xfrm>
                      <a:off x="0" y="0"/>
                      <a:ext cx="2617470" cy="643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065566" w14:textId="366473E7" w:rsidR="00890241" w:rsidRDefault="00890241" w:rsidP="00890241">
      <w:r>
        <w:rPr>
          <w:noProof/>
        </w:rPr>
        <w:drawing>
          <wp:inline distT="0" distB="0" distL="0" distR="0" wp14:anchorId="3EB51408" wp14:editId="0F91CDC3">
            <wp:extent cx="3686175" cy="4152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1787" b="41118"/>
                    <a:stretch/>
                  </pic:blipFill>
                  <pic:spPr bwMode="auto">
                    <a:xfrm>
                      <a:off x="0" y="0"/>
                      <a:ext cx="3686175" cy="4152900"/>
                    </a:xfrm>
                    <a:prstGeom prst="rect">
                      <a:avLst/>
                    </a:prstGeom>
                    <a:noFill/>
                    <a:ln>
                      <a:noFill/>
                    </a:ln>
                    <a:extLst>
                      <a:ext uri="{53640926-AAD7-44D8-BBD7-CCE9431645EC}">
                        <a14:shadowObscured xmlns:a14="http://schemas.microsoft.com/office/drawing/2010/main"/>
                      </a:ext>
                    </a:extLst>
                  </pic:spPr>
                </pic:pic>
              </a:graphicData>
            </a:graphic>
          </wp:inline>
        </w:drawing>
      </w:r>
      <w:r w:rsidRPr="00890241">
        <w:t xml:space="preserve"> </w:t>
      </w:r>
    </w:p>
    <w:p w14:paraId="02088997" w14:textId="77777777" w:rsidR="00890241" w:rsidRPr="00890241" w:rsidRDefault="00890241" w:rsidP="00890241"/>
    <w:p w14:paraId="7400A34E" w14:textId="6E90485E" w:rsidR="00DC2491" w:rsidRDefault="00DC2491" w:rsidP="007978DE">
      <w:pPr>
        <w:pStyle w:val="Ttulo5"/>
        <w:ind w:firstLine="709"/>
      </w:pPr>
      <w:r w:rsidRPr="00002C22">
        <w:t>Características lógicas del interfaz</w:t>
      </w:r>
    </w:p>
    <w:p w14:paraId="1E00D16C" w14:textId="57A8F8DF" w:rsidR="00890241" w:rsidRDefault="00A37F8C" w:rsidP="007978DE">
      <w:pPr>
        <w:ind w:left="709" w:firstLine="709"/>
        <w:jc w:val="both"/>
        <w:rPr>
          <w:rFonts w:ascii="Arial" w:hAnsi="Arial" w:cs="Arial"/>
        </w:rPr>
      </w:pPr>
      <w:r>
        <w:rPr>
          <w:rFonts w:ascii="Arial" w:hAnsi="Arial" w:cs="Arial"/>
        </w:rPr>
        <w:t xml:space="preserve">En esta todo estar dentro de un menú de pestañas en la cual para cada pestaña será un cuadro de la derecha. </w:t>
      </w:r>
      <w:r w:rsidR="005A44E1">
        <w:rPr>
          <w:rFonts w:ascii="Arial" w:hAnsi="Arial" w:cs="Arial"/>
        </w:rPr>
        <w:t>En el cuadro de lugar, será escogido a través de una lista el lugar en donde se desea reservar al confirmarlo seguirá la ventana de fecha, lugar donde se elegirá fecha de inicio y fin del hospedaje.</w:t>
      </w:r>
    </w:p>
    <w:p w14:paraId="08605762" w14:textId="2D7958E9" w:rsidR="005A44E1" w:rsidRPr="007D29F5" w:rsidRDefault="005A44E1" w:rsidP="007978DE">
      <w:pPr>
        <w:ind w:left="709" w:firstLine="709"/>
        <w:jc w:val="both"/>
        <w:rPr>
          <w:rFonts w:ascii="Arial" w:hAnsi="Arial" w:cs="Arial"/>
        </w:rPr>
      </w:pPr>
      <w:r>
        <w:rPr>
          <w:rFonts w:ascii="Arial" w:hAnsi="Arial" w:cs="Arial"/>
        </w:rPr>
        <w:lastRenderedPageBreak/>
        <w:t xml:space="preserve">Al finalizar serán el </w:t>
      </w:r>
      <w:r w:rsidR="00347475">
        <w:rPr>
          <w:rFonts w:ascii="Arial" w:hAnsi="Arial" w:cs="Arial"/>
        </w:rPr>
        <w:t>número</w:t>
      </w:r>
      <w:r>
        <w:rPr>
          <w:rFonts w:ascii="Arial" w:hAnsi="Arial" w:cs="Arial"/>
        </w:rPr>
        <w:t xml:space="preserve"> de personas que estarán incluidos en la reserva, a continuación, seguirá escoge las habitaciones para las personas y finalmente se mostrará un detalle de la cotización detallando nuero de personas, habitaciones, servicios y mostrando su total aproximado del costo.</w:t>
      </w:r>
    </w:p>
    <w:p w14:paraId="09F9D08C" w14:textId="77777777" w:rsidR="00DC2491" w:rsidRPr="00DC2491" w:rsidRDefault="00DC2491" w:rsidP="00DC2491"/>
    <w:p w14:paraId="1216D54B" w14:textId="360CD828" w:rsidR="00DC2491" w:rsidRDefault="00DC2491" w:rsidP="00DC2491">
      <w:pPr>
        <w:pStyle w:val="Ttulo4"/>
      </w:pPr>
      <w:r>
        <w:tab/>
      </w:r>
      <w:r>
        <w:tab/>
      </w:r>
      <w:bookmarkStart w:id="30" w:name="_Toc42285024"/>
      <w:r>
        <w:t>Interfaz: Reservas</w:t>
      </w:r>
      <w:bookmarkEnd w:id="30"/>
    </w:p>
    <w:p w14:paraId="252138FC" w14:textId="7C30ACE7" w:rsidR="000A577E" w:rsidRPr="00E95084" w:rsidRDefault="000A577E" w:rsidP="00E95084">
      <w:pPr>
        <w:ind w:left="1418" w:firstLine="712"/>
        <w:jc w:val="both"/>
        <w:rPr>
          <w:rFonts w:ascii="Arial" w:hAnsi="Arial" w:cs="Arial"/>
          <w:b/>
          <w:bCs/>
        </w:rPr>
      </w:pPr>
      <w:r>
        <w:rPr>
          <w:rFonts w:ascii="Arial" w:hAnsi="Arial" w:cs="Arial"/>
        </w:rPr>
        <w:t xml:space="preserve">Se busco realizar la manera </w:t>
      </w:r>
      <w:r w:rsidR="00173E64">
        <w:rPr>
          <w:rFonts w:ascii="Arial" w:hAnsi="Arial" w:cs="Arial"/>
        </w:rPr>
        <w:t>más</w:t>
      </w:r>
      <w:r>
        <w:rPr>
          <w:rFonts w:ascii="Arial" w:hAnsi="Arial" w:cs="Arial"/>
        </w:rPr>
        <w:t xml:space="preserve"> simple para que un usuario pueda realizar una reserva desde línea en la cual solo es necesario ir llenando los formularios presentes.</w:t>
      </w:r>
      <w:r w:rsidR="00E95084">
        <w:rPr>
          <w:rFonts w:ascii="Arial" w:hAnsi="Arial" w:cs="Arial"/>
        </w:rPr>
        <w:t xml:space="preserve"> Aclarando que esta sección será independiente de un hotel especifico si no que esta se ocupara para reservar en cualquier lugar. Su dominio </w:t>
      </w:r>
      <w:r w:rsidR="00E95084">
        <w:rPr>
          <w:rFonts w:ascii="Arial" w:hAnsi="Arial" w:cs="Arial"/>
          <w:b/>
          <w:bCs/>
        </w:rPr>
        <w:t>hotelangeles.osda.com.mx/reserve.</w:t>
      </w:r>
    </w:p>
    <w:p w14:paraId="131663FC" w14:textId="5D067597" w:rsidR="00164EE0" w:rsidRDefault="00164EE0" w:rsidP="00164EE0"/>
    <w:p w14:paraId="5BDA00CA" w14:textId="62C99205" w:rsidR="00164EE0" w:rsidRPr="00164EE0" w:rsidRDefault="00164EE0" w:rsidP="00164EE0">
      <w:r>
        <w:rPr>
          <w:noProof/>
        </w:rPr>
        <w:drawing>
          <wp:inline distT="0" distB="0" distL="0" distR="0" wp14:anchorId="13889E1D" wp14:editId="559B503A">
            <wp:extent cx="6332220" cy="56845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5684520"/>
                    </a:xfrm>
                    <a:prstGeom prst="rect">
                      <a:avLst/>
                    </a:prstGeom>
                    <a:noFill/>
                    <a:ln>
                      <a:noFill/>
                    </a:ln>
                  </pic:spPr>
                </pic:pic>
              </a:graphicData>
            </a:graphic>
          </wp:inline>
        </w:drawing>
      </w:r>
    </w:p>
    <w:p w14:paraId="11015DA3" w14:textId="15DDFDE5" w:rsidR="00DC2491" w:rsidRDefault="00DC2491" w:rsidP="00DC2491">
      <w:pPr>
        <w:pStyle w:val="Ttulo5"/>
        <w:ind w:left="1418" w:firstLine="709"/>
      </w:pPr>
      <w:r w:rsidRPr="00002C22">
        <w:lastRenderedPageBreak/>
        <w:t>Características lógicas del interfaz</w:t>
      </w:r>
    </w:p>
    <w:p w14:paraId="0061F191" w14:textId="0F59ECEE" w:rsidR="000A577E" w:rsidRDefault="00E95084" w:rsidP="00E95084">
      <w:pPr>
        <w:ind w:left="2127" w:firstLine="708"/>
        <w:jc w:val="both"/>
        <w:rPr>
          <w:rFonts w:ascii="Arial" w:hAnsi="Arial" w:cs="Arial"/>
        </w:rPr>
      </w:pPr>
      <w:r>
        <w:rPr>
          <w:rFonts w:ascii="Arial" w:hAnsi="Arial" w:cs="Arial"/>
        </w:rPr>
        <w:t xml:space="preserve">El funcionamiento viene dado por pestañas, en la primera viene el lugar a el cual se </w:t>
      </w:r>
      <w:r w:rsidR="00CB4B85">
        <w:rPr>
          <w:rFonts w:ascii="Arial" w:hAnsi="Arial" w:cs="Arial"/>
        </w:rPr>
        <w:t>hospedará</w:t>
      </w:r>
      <w:r>
        <w:rPr>
          <w:rFonts w:ascii="Arial" w:hAnsi="Arial" w:cs="Arial"/>
        </w:rPr>
        <w:t xml:space="preserve"> al presionar siguiente.</w:t>
      </w:r>
    </w:p>
    <w:p w14:paraId="07E31658" w14:textId="77777777" w:rsidR="00B4135A" w:rsidRDefault="00B4135A" w:rsidP="00E95084">
      <w:pPr>
        <w:ind w:left="2127" w:firstLine="708"/>
        <w:jc w:val="both"/>
        <w:rPr>
          <w:rFonts w:ascii="Arial" w:hAnsi="Arial" w:cs="Arial"/>
        </w:rPr>
      </w:pPr>
    </w:p>
    <w:p w14:paraId="2329056A" w14:textId="53C554D5" w:rsidR="00E95084" w:rsidRDefault="00E95084" w:rsidP="00E95084">
      <w:pPr>
        <w:ind w:left="2127" w:firstLine="708"/>
        <w:jc w:val="both"/>
        <w:rPr>
          <w:rFonts w:ascii="Arial" w:hAnsi="Arial" w:cs="Arial"/>
        </w:rPr>
      </w:pPr>
      <w:r>
        <w:rPr>
          <w:rFonts w:ascii="Arial" w:hAnsi="Arial" w:cs="Arial"/>
        </w:rPr>
        <w:t xml:space="preserve">Segunda, </w:t>
      </w:r>
      <w:r w:rsidR="00CB4B85">
        <w:rPr>
          <w:rFonts w:ascii="Arial" w:hAnsi="Arial" w:cs="Arial"/>
        </w:rPr>
        <w:t xml:space="preserve">pedirá el </w:t>
      </w:r>
      <w:r w:rsidR="00173E64">
        <w:rPr>
          <w:rFonts w:ascii="Arial" w:hAnsi="Arial" w:cs="Arial"/>
        </w:rPr>
        <w:t>número</w:t>
      </w:r>
      <w:r w:rsidR="00CB4B85">
        <w:rPr>
          <w:rFonts w:ascii="Arial" w:hAnsi="Arial" w:cs="Arial"/>
        </w:rPr>
        <w:t xml:space="preserve"> de personas que irán, divididos en niños y adultos. Para llevar un mejor control de las personas y de los servicios que se puedan ofrecer.</w:t>
      </w:r>
    </w:p>
    <w:p w14:paraId="0E263F90" w14:textId="77777777" w:rsidR="00B4135A" w:rsidRDefault="00B4135A" w:rsidP="00E95084">
      <w:pPr>
        <w:ind w:left="2127" w:firstLine="708"/>
        <w:jc w:val="both"/>
        <w:rPr>
          <w:rFonts w:ascii="Arial" w:hAnsi="Arial" w:cs="Arial"/>
        </w:rPr>
      </w:pPr>
    </w:p>
    <w:p w14:paraId="4A7AAE40" w14:textId="2DDCE412" w:rsidR="00CB4B85" w:rsidRDefault="00CB4B85" w:rsidP="00E95084">
      <w:pPr>
        <w:ind w:left="2127" w:firstLine="708"/>
        <w:jc w:val="both"/>
        <w:rPr>
          <w:rFonts w:ascii="Arial" w:hAnsi="Arial" w:cs="Arial"/>
        </w:rPr>
      </w:pPr>
      <w:r>
        <w:rPr>
          <w:rFonts w:ascii="Arial" w:hAnsi="Arial" w:cs="Arial"/>
        </w:rPr>
        <w:t>Tercera, será en donde se tiene que escoger la habitación, esta se puede escoger de diferentes tipos y describir las personas que estarán en ella al igual para llevar un mejor control de los servicios.</w:t>
      </w:r>
    </w:p>
    <w:p w14:paraId="6803A9EC" w14:textId="77777777" w:rsidR="00B4135A" w:rsidRDefault="00B4135A" w:rsidP="00E95084">
      <w:pPr>
        <w:ind w:left="2127" w:firstLine="708"/>
        <w:jc w:val="both"/>
        <w:rPr>
          <w:rFonts w:ascii="Arial" w:hAnsi="Arial" w:cs="Arial"/>
        </w:rPr>
      </w:pPr>
    </w:p>
    <w:p w14:paraId="538EF68F" w14:textId="6C61338D" w:rsidR="00CB4B85" w:rsidRDefault="00CB4B85" w:rsidP="00E95084">
      <w:pPr>
        <w:ind w:left="2127" w:firstLine="708"/>
        <w:jc w:val="both"/>
        <w:rPr>
          <w:rFonts w:ascii="Arial" w:hAnsi="Arial" w:cs="Arial"/>
        </w:rPr>
      </w:pPr>
      <w:r>
        <w:rPr>
          <w:rFonts w:ascii="Arial" w:hAnsi="Arial" w:cs="Arial"/>
        </w:rPr>
        <w:t>Cuarta, En la primera, se dará un informe de la reserva describiendo los servicios contratados y las habitaciones en otras palabras será el ticket del usuario. En la segunda parte se pedirán los datos para que el huésped pueda activar su reserva el día acordado ya que proporcionara una palabra de seguridad para su reserva que funcionara como su clave para activarla. El nombre de huésped no es obligatorio para el hotel, pero si lo proporciona junto con su sobrenombre que será único, servirá para crear un historial para así poder ofertarle mejor los precios.</w:t>
      </w:r>
    </w:p>
    <w:p w14:paraId="1BE26924" w14:textId="77777777" w:rsidR="00B4135A" w:rsidRDefault="00B4135A" w:rsidP="00E95084">
      <w:pPr>
        <w:ind w:left="2127" w:firstLine="708"/>
        <w:jc w:val="both"/>
        <w:rPr>
          <w:rFonts w:ascii="Arial" w:hAnsi="Arial" w:cs="Arial"/>
        </w:rPr>
      </w:pPr>
    </w:p>
    <w:p w14:paraId="1AF0072F" w14:textId="42EB1F99" w:rsidR="00CB4B85" w:rsidRDefault="00CB4B85" w:rsidP="00E95084">
      <w:pPr>
        <w:ind w:left="2127" w:firstLine="708"/>
        <w:jc w:val="both"/>
        <w:rPr>
          <w:rFonts w:ascii="Arial" w:hAnsi="Arial" w:cs="Arial"/>
        </w:rPr>
      </w:pPr>
      <w:r>
        <w:rPr>
          <w:rFonts w:ascii="Arial" w:hAnsi="Arial" w:cs="Arial"/>
        </w:rPr>
        <w:t xml:space="preserve">Quinta, pedirá el </w:t>
      </w:r>
      <w:r w:rsidR="00B4135A">
        <w:rPr>
          <w:rFonts w:ascii="Arial" w:hAnsi="Arial" w:cs="Arial"/>
        </w:rPr>
        <w:t>número</w:t>
      </w:r>
      <w:r>
        <w:rPr>
          <w:rFonts w:ascii="Arial" w:hAnsi="Arial" w:cs="Arial"/>
        </w:rPr>
        <w:t xml:space="preserve"> de tarjeta en el cual se </w:t>
      </w:r>
      <w:r w:rsidR="00B4135A">
        <w:rPr>
          <w:rFonts w:ascii="Arial" w:hAnsi="Arial" w:cs="Arial"/>
        </w:rPr>
        <w:t>realizará</w:t>
      </w:r>
      <w:r>
        <w:rPr>
          <w:rFonts w:ascii="Arial" w:hAnsi="Arial" w:cs="Arial"/>
        </w:rPr>
        <w:t xml:space="preserve"> el cobro del 15%</w:t>
      </w:r>
      <w:r w:rsidR="00B4135A">
        <w:rPr>
          <w:rFonts w:ascii="Arial" w:hAnsi="Arial" w:cs="Arial"/>
        </w:rPr>
        <w:t xml:space="preserve"> para confirmación de la reserva y finalmente se volverá a mostrar el ticket con </w:t>
      </w:r>
      <w:r w:rsidR="00173E64">
        <w:rPr>
          <w:rFonts w:ascii="Arial" w:hAnsi="Arial" w:cs="Arial"/>
        </w:rPr>
        <w:t>más</w:t>
      </w:r>
      <w:r w:rsidR="00B4135A">
        <w:rPr>
          <w:rFonts w:ascii="Arial" w:hAnsi="Arial" w:cs="Arial"/>
        </w:rPr>
        <w:t xml:space="preserve"> detalles de costos y añadiendo los datos añadidos de la sección anterior.</w:t>
      </w:r>
    </w:p>
    <w:p w14:paraId="5309A983" w14:textId="34B8F110" w:rsidR="00B4135A" w:rsidRDefault="00B4135A" w:rsidP="00E95084">
      <w:pPr>
        <w:ind w:left="2127" w:firstLine="708"/>
        <w:jc w:val="both"/>
        <w:rPr>
          <w:rFonts w:ascii="Arial" w:hAnsi="Arial" w:cs="Arial"/>
        </w:rPr>
      </w:pPr>
    </w:p>
    <w:p w14:paraId="03D4A11D" w14:textId="143D851C" w:rsidR="00B4135A" w:rsidRDefault="00B4135A" w:rsidP="00B4135A">
      <w:pPr>
        <w:ind w:left="2127" w:firstLine="708"/>
        <w:jc w:val="both"/>
        <w:rPr>
          <w:rFonts w:ascii="Arial" w:hAnsi="Arial" w:cs="Arial"/>
        </w:rPr>
      </w:pPr>
      <w:r>
        <w:rPr>
          <w:rFonts w:ascii="Arial" w:hAnsi="Arial" w:cs="Arial"/>
        </w:rPr>
        <w:t>Finalmente tendrá presente la opción de imprimir o si no lo imprime al final le pedirá su correo telefónico para enviarle el ticket y así menos posibilidades de perder su palabra de seguridad.</w:t>
      </w:r>
    </w:p>
    <w:p w14:paraId="17283B4C" w14:textId="7D7787F4" w:rsidR="00B4135A" w:rsidRDefault="00B4135A" w:rsidP="00B4135A">
      <w:pPr>
        <w:ind w:left="2127" w:firstLine="708"/>
        <w:jc w:val="both"/>
        <w:rPr>
          <w:rFonts w:ascii="Arial" w:hAnsi="Arial" w:cs="Arial"/>
        </w:rPr>
      </w:pPr>
    </w:p>
    <w:p w14:paraId="6DA7A86E" w14:textId="4C892EA2" w:rsidR="00B4135A" w:rsidRPr="00B4135A" w:rsidRDefault="00B4135A" w:rsidP="00B4135A">
      <w:pPr>
        <w:ind w:left="2127" w:firstLine="708"/>
        <w:jc w:val="both"/>
        <w:rPr>
          <w:rFonts w:ascii="Arial" w:hAnsi="Arial" w:cs="Arial"/>
        </w:rPr>
      </w:pPr>
      <w:r>
        <w:rPr>
          <w:rFonts w:ascii="Arial" w:hAnsi="Arial" w:cs="Arial"/>
        </w:rPr>
        <w:tab/>
        <w:t>Como es de esperar la reserva será almacenada en la base de datos haciendo referencia al nombre del Hotel al cual ira dirigido.</w:t>
      </w:r>
    </w:p>
    <w:p w14:paraId="7D317719" w14:textId="6DB2E2E7" w:rsidR="00B4135A" w:rsidRDefault="00B4135A" w:rsidP="00DC2491"/>
    <w:p w14:paraId="02B7BC9F" w14:textId="5DCBC73F" w:rsidR="00B4135A" w:rsidRDefault="00B4135A" w:rsidP="00DC2491"/>
    <w:p w14:paraId="6DA7B186" w14:textId="55525944" w:rsidR="00B4135A" w:rsidRDefault="00B4135A" w:rsidP="00DC2491"/>
    <w:p w14:paraId="53375BA5" w14:textId="0DC3AFE5" w:rsidR="00B4135A" w:rsidRDefault="00B4135A" w:rsidP="00DC2491"/>
    <w:p w14:paraId="273FADB3" w14:textId="50F766C5" w:rsidR="00B4135A" w:rsidRDefault="00B4135A" w:rsidP="00DC2491"/>
    <w:p w14:paraId="3E2E7CFE" w14:textId="187DE58E" w:rsidR="00B4135A" w:rsidRDefault="00B4135A" w:rsidP="00DC2491"/>
    <w:p w14:paraId="30DC44CA" w14:textId="0D47C8CF" w:rsidR="00B4135A" w:rsidRDefault="00B4135A" w:rsidP="00DC2491"/>
    <w:p w14:paraId="15EF755C" w14:textId="1E75FAD4" w:rsidR="00B4135A" w:rsidRDefault="00B4135A" w:rsidP="00DC2491"/>
    <w:p w14:paraId="2F245788" w14:textId="203EBEF2" w:rsidR="00B4135A" w:rsidRDefault="00B4135A" w:rsidP="00DC2491"/>
    <w:p w14:paraId="223008C8" w14:textId="27CDA358" w:rsidR="00B4135A" w:rsidRDefault="00B4135A" w:rsidP="00DC2491"/>
    <w:p w14:paraId="170033C6" w14:textId="7DCEED5F" w:rsidR="00B4135A" w:rsidRDefault="00B4135A" w:rsidP="00DC2491"/>
    <w:p w14:paraId="0675496E" w14:textId="5C8EB46F" w:rsidR="00B4135A" w:rsidRDefault="00B4135A" w:rsidP="00DC2491"/>
    <w:p w14:paraId="69ACFE5B" w14:textId="2CA6E8D0" w:rsidR="00B4135A" w:rsidRDefault="00B4135A" w:rsidP="00DC2491"/>
    <w:p w14:paraId="1A3E41CA" w14:textId="77777777" w:rsidR="00B4135A" w:rsidRPr="00DC2491" w:rsidRDefault="00B4135A" w:rsidP="00DC2491"/>
    <w:p w14:paraId="0FDA0767" w14:textId="174EB5C0" w:rsidR="00DC2491" w:rsidRDefault="00DC2491" w:rsidP="00DC2491">
      <w:pPr>
        <w:pStyle w:val="Ttulo4"/>
      </w:pPr>
      <w:r>
        <w:lastRenderedPageBreak/>
        <w:tab/>
      </w:r>
      <w:r>
        <w:tab/>
      </w:r>
      <w:bookmarkStart w:id="31" w:name="_Toc42285025"/>
      <w:r>
        <w:t xml:space="preserve">Interfaz: Principal hotel San Luis </w:t>
      </w:r>
      <w:proofErr w:type="spellStart"/>
      <w:r>
        <w:t>Taxhimay</w:t>
      </w:r>
      <w:bookmarkEnd w:id="31"/>
      <w:proofErr w:type="spellEnd"/>
    </w:p>
    <w:p w14:paraId="419F3A27" w14:textId="1486B4E0" w:rsidR="00164EE0" w:rsidRDefault="00164EE0" w:rsidP="00164EE0"/>
    <w:p w14:paraId="0ED5AC87" w14:textId="78ABF7DE" w:rsidR="00164EE0" w:rsidRPr="00164EE0" w:rsidRDefault="00164EE0" w:rsidP="00FA54C6">
      <w:pPr>
        <w:jc w:val="center"/>
      </w:pPr>
      <w:r>
        <w:rPr>
          <w:noProof/>
        </w:rPr>
        <w:drawing>
          <wp:inline distT="0" distB="0" distL="0" distR="0" wp14:anchorId="70BC17C1" wp14:editId="74D05C49">
            <wp:extent cx="3400909" cy="65496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3871" cy="6555361"/>
                    </a:xfrm>
                    <a:prstGeom prst="rect">
                      <a:avLst/>
                    </a:prstGeom>
                    <a:noFill/>
                    <a:ln>
                      <a:noFill/>
                    </a:ln>
                  </pic:spPr>
                </pic:pic>
              </a:graphicData>
            </a:graphic>
          </wp:inline>
        </w:drawing>
      </w:r>
    </w:p>
    <w:p w14:paraId="366983D8" w14:textId="77777777" w:rsidR="00164EE0" w:rsidRPr="00164EE0" w:rsidRDefault="00164EE0" w:rsidP="00164EE0"/>
    <w:p w14:paraId="3A5AABDF" w14:textId="45CED8B7" w:rsidR="00DC2491" w:rsidRDefault="00DC2491" w:rsidP="00DC2491">
      <w:pPr>
        <w:pStyle w:val="Ttulo5"/>
        <w:ind w:left="1418" w:firstLine="709"/>
      </w:pPr>
      <w:r w:rsidRPr="00002C22">
        <w:t>Características lógicas del interfaz</w:t>
      </w:r>
    </w:p>
    <w:p w14:paraId="2F62D9D1" w14:textId="213EDBE3" w:rsidR="00DC2491" w:rsidRPr="00B4135A" w:rsidRDefault="00B4135A" w:rsidP="00B4135A">
      <w:pPr>
        <w:ind w:left="2127" w:firstLine="708"/>
        <w:jc w:val="both"/>
        <w:rPr>
          <w:rFonts w:ascii="Arial" w:hAnsi="Arial" w:cs="Arial"/>
        </w:rPr>
      </w:pPr>
      <w:r w:rsidRPr="00B4135A">
        <w:rPr>
          <w:rFonts w:ascii="Arial" w:hAnsi="Arial" w:cs="Arial"/>
        </w:rPr>
        <w:t xml:space="preserve">En ella </w:t>
      </w:r>
      <w:r>
        <w:rPr>
          <w:rFonts w:ascii="Arial" w:hAnsi="Arial" w:cs="Arial"/>
        </w:rPr>
        <w:t xml:space="preserve">solo serán cuestiones informativas acerca de las historias dentro del hotel, dándole una opción </w:t>
      </w:r>
      <w:commentRangeStart w:id="32"/>
      <w:r>
        <w:rPr>
          <w:rFonts w:ascii="Arial" w:hAnsi="Arial" w:cs="Arial"/>
        </w:rPr>
        <w:t>más</w:t>
      </w:r>
      <w:commentRangeEnd w:id="32"/>
      <w:r>
        <w:rPr>
          <w:rStyle w:val="Refdecomentario"/>
          <w:rFonts w:cs="Mangal"/>
        </w:rPr>
        <w:commentReference w:id="32"/>
      </w:r>
      <w:r>
        <w:rPr>
          <w:rFonts w:ascii="Arial" w:hAnsi="Arial" w:cs="Arial"/>
        </w:rPr>
        <w:t xml:space="preserve"> de ver </w:t>
      </w:r>
      <w:r w:rsidR="00B57AF9">
        <w:rPr>
          <w:rFonts w:ascii="Arial" w:hAnsi="Arial" w:cs="Arial"/>
        </w:rPr>
        <w:t>más, para poder dirigirlo a la sección de galería</w:t>
      </w:r>
      <w:r>
        <w:rPr>
          <w:rFonts w:ascii="Arial" w:hAnsi="Arial" w:cs="Arial"/>
        </w:rPr>
        <w:t>. Cabe destacar que las 3 historias serán elegidas de forma pseudoaleatorias de todas las existentes.</w:t>
      </w:r>
      <w:r w:rsidR="00B57AF9">
        <w:rPr>
          <w:rFonts w:ascii="Arial" w:hAnsi="Arial" w:cs="Arial"/>
        </w:rPr>
        <w:t xml:space="preserve"> Así como en el carrusel se muestran las imágenes seleccionadas por el administrador.</w:t>
      </w:r>
    </w:p>
    <w:p w14:paraId="2EE00F89" w14:textId="716E1B75" w:rsidR="00DC2491" w:rsidRDefault="00DC2491" w:rsidP="00DC2491">
      <w:pPr>
        <w:pStyle w:val="Ttulo4"/>
      </w:pPr>
      <w:r>
        <w:lastRenderedPageBreak/>
        <w:tab/>
      </w:r>
      <w:r>
        <w:tab/>
      </w:r>
      <w:bookmarkStart w:id="33" w:name="_Toc42285026"/>
      <w:r>
        <w:t>Interfaz: Habitaciones</w:t>
      </w:r>
      <w:bookmarkEnd w:id="33"/>
    </w:p>
    <w:p w14:paraId="282054B6" w14:textId="7B5E91AC" w:rsidR="00FA54C6" w:rsidRDefault="00FA54C6" w:rsidP="00FA54C6"/>
    <w:p w14:paraId="76075F3A" w14:textId="7E5D4A74" w:rsidR="00FA54C6" w:rsidRDefault="00FA54C6" w:rsidP="00FA54C6">
      <w:pPr>
        <w:jc w:val="center"/>
      </w:pPr>
      <w:r>
        <w:rPr>
          <w:noProof/>
        </w:rPr>
        <w:drawing>
          <wp:inline distT="0" distB="0" distL="0" distR="0" wp14:anchorId="2D4EEFF2" wp14:editId="0D991F6D">
            <wp:extent cx="3160231" cy="60924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2277" cy="6115679"/>
                    </a:xfrm>
                    <a:prstGeom prst="rect">
                      <a:avLst/>
                    </a:prstGeom>
                    <a:noFill/>
                    <a:ln>
                      <a:noFill/>
                    </a:ln>
                  </pic:spPr>
                </pic:pic>
              </a:graphicData>
            </a:graphic>
          </wp:inline>
        </w:drawing>
      </w:r>
    </w:p>
    <w:p w14:paraId="5BFE4E75" w14:textId="77777777" w:rsidR="00B57AF9" w:rsidRPr="00FA54C6" w:rsidRDefault="00B57AF9" w:rsidP="00FA54C6">
      <w:pPr>
        <w:jc w:val="center"/>
      </w:pPr>
    </w:p>
    <w:p w14:paraId="64C0CF70" w14:textId="0E2819AB" w:rsidR="00DC2491" w:rsidRDefault="00DC2491" w:rsidP="00DC2491">
      <w:pPr>
        <w:pStyle w:val="Ttulo5"/>
        <w:ind w:left="1418" w:firstLine="709"/>
      </w:pPr>
      <w:r w:rsidRPr="00002C22">
        <w:t>Características lógicas del interfaz</w:t>
      </w:r>
    </w:p>
    <w:p w14:paraId="53E2DF44" w14:textId="5636255A" w:rsidR="00DC2491" w:rsidRPr="00B57AF9" w:rsidRDefault="00B4135A" w:rsidP="00B57AF9">
      <w:pPr>
        <w:ind w:left="2127" w:firstLine="708"/>
        <w:jc w:val="both"/>
        <w:rPr>
          <w:rFonts w:ascii="Arial" w:hAnsi="Arial" w:cs="Arial"/>
        </w:rPr>
      </w:pPr>
      <w:r w:rsidRPr="00B4135A">
        <w:rPr>
          <w:rFonts w:ascii="Arial" w:hAnsi="Arial" w:cs="Arial"/>
        </w:rPr>
        <w:t>En ella</w:t>
      </w:r>
      <w:r>
        <w:rPr>
          <w:rFonts w:ascii="Arial" w:hAnsi="Arial" w:cs="Arial"/>
        </w:rPr>
        <w:t xml:space="preserve"> se </w:t>
      </w:r>
      <w:r w:rsidR="00B57AF9">
        <w:rPr>
          <w:rFonts w:ascii="Arial" w:hAnsi="Arial" w:cs="Arial"/>
        </w:rPr>
        <w:t>mostrarán</w:t>
      </w:r>
      <w:r>
        <w:rPr>
          <w:rFonts w:ascii="Arial" w:hAnsi="Arial" w:cs="Arial"/>
        </w:rPr>
        <w:t xml:space="preserve"> las habitaciones actuales o con las que se cuenta, cuando se pase el cursor encima de la imagen </w:t>
      </w:r>
      <w:r w:rsidR="00B57AF9">
        <w:rPr>
          <w:rFonts w:ascii="Arial" w:hAnsi="Arial" w:cs="Arial"/>
        </w:rPr>
        <w:t xml:space="preserve">aparecerá detalles mínimos de la habitación como su área, servicios que contiene. Al dar clic en la imagen esta se expandirá y mostrará más detalles de la habitación, se describirá la misma, así como más </w:t>
      </w:r>
      <w:commentRangeStart w:id="34"/>
      <w:r w:rsidR="00B57AF9">
        <w:rPr>
          <w:rFonts w:ascii="Arial" w:hAnsi="Arial" w:cs="Arial"/>
        </w:rPr>
        <w:t>imágenes</w:t>
      </w:r>
      <w:commentRangeEnd w:id="34"/>
      <w:r w:rsidR="00B57AF9">
        <w:rPr>
          <w:rStyle w:val="Refdecomentario"/>
          <w:rFonts w:cs="Mangal"/>
        </w:rPr>
        <w:commentReference w:id="34"/>
      </w:r>
      <w:r w:rsidR="00B57AF9">
        <w:rPr>
          <w:rFonts w:ascii="Arial" w:hAnsi="Arial" w:cs="Arial"/>
        </w:rPr>
        <w:t xml:space="preserve"> y en el carrusel se mostrarán 5 historias de igual forma aleatorias de las habitaciones</w:t>
      </w:r>
    </w:p>
    <w:p w14:paraId="4E46CCF8" w14:textId="77777777" w:rsidR="00DC2491" w:rsidRPr="00DC2491" w:rsidRDefault="00DC2491" w:rsidP="00DC2491"/>
    <w:p w14:paraId="5A7B50E1" w14:textId="6D2987B5" w:rsidR="00DC2491" w:rsidRDefault="00DC2491" w:rsidP="00DC2491">
      <w:pPr>
        <w:pStyle w:val="Ttulo4"/>
      </w:pPr>
      <w:r>
        <w:lastRenderedPageBreak/>
        <w:tab/>
      </w:r>
      <w:r>
        <w:tab/>
      </w:r>
      <w:bookmarkStart w:id="35" w:name="_Toc42285027"/>
      <w:r>
        <w:t>Interfaz: Servicios</w:t>
      </w:r>
      <w:bookmarkEnd w:id="35"/>
    </w:p>
    <w:p w14:paraId="6D481E84" w14:textId="02C7A039" w:rsidR="00FA54C6" w:rsidRDefault="00FA54C6" w:rsidP="00FA54C6"/>
    <w:p w14:paraId="3F5A5E55" w14:textId="1D34BC00" w:rsidR="00FA54C6" w:rsidRDefault="00FA54C6" w:rsidP="00FA54C6">
      <w:pPr>
        <w:jc w:val="center"/>
      </w:pPr>
      <w:r>
        <w:rPr>
          <w:noProof/>
        </w:rPr>
        <w:drawing>
          <wp:inline distT="0" distB="0" distL="0" distR="0" wp14:anchorId="4612C73E" wp14:editId="11D335CF">
            <wp:extent cx="4540102" cy="6557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5463" cy="6565669"/>
                    </a:xfrm>
                    <a:prstGeom prst="rect">
                      <a:avLst/>
                    </a:prstGeom>
                    <a:noFill/>
                    <a:ln>
                      <a:noFill/>
                    </a:ln>
                  </pic:spPr>
                </pic:pic>
              </a:graphicData>
            </a:graphic>
          </wp:inline>
        </w:drawing>
      </w:r>
    </w:p>
    <w:p w14:paraId="0B1CFE6E" w14:textId="77777777" w:rsidR="00B57AF9" w:rsidRPr="00FA54C6" w:rsidRDefault="00B57AF9" w:rsidP="00FA54C6">
      <w:pPr>
        <w:jc w:val="center"/>
      </w:pPr>
    </w:p>
    <w:p w14:paraId="47DAC0D2" w14:textId="72597ECD" w:rsidR="00DC2491" w:rsidRDefault="00DC2491" w:rsidP="00DC2491">
      <w:pPr>
        <w:pStyle w:val="Ttulo5"/>
        <w:ind w:left="1418" w:firstLine="709"/>
      </w:pPr>
      <w:r w:rsidRPr="00002C22">
        <w:t>Características lógicas del interfaz</w:t>
      </w:r>
    </w:p>
    <w:p w14:paraId="6E626B31" w14:textId="0960D4AF" w:rsidR="00B57AF9" w:rsidRPr="00B57AF9" w:rsidRDefault="00B57AF9" w:rsidP="00B57AF9">
      <w:pPr>
        <w:ind w:left="2127" w:firstLine="708"/>
        <w:jc w:val="both"/>
        <w:rPr>
          <w:rFonts w:ascii="Arial" w:hAnsi="Arial" w:cs="Arial"/>
        </w:rPr>
      </w:pPr>
      <w:r w:rsidRPr="00B57AF9">
        <w:rPr>
          <w:rFonts w:ascii="Arial" w:hAnsi="Arial" w:cs="Arial"/>
        </w:rPr>
        <w:t xml:space="preserve">Tendrá </w:t>
      </w:r>
      <w:r>
        <w:rPr>
          <w:rFonts w:ascii="Arial" w:hAnsi="Arial" w:cs="Arial"/>
        </w:rPr>
        <w:t xml:space="preserve">las características de la interfaz anterior solo que en ellas se describirán un poco </w:t>
      </w:r>
      <w:r w:rsidR="00173E64">
        <w:rPr>
          <w:rFonts w:ascii="Arial" w:hAnsi="Arial" w:cs="Arial"/>
        </w:rPr>
        <w:t>más</w:t>
      </w:r>
      <w:r>
        <w:rPr>
          <w:rFonts w:ascii="Arial" w:hAnsi="Arial" w:cs="Arial"/>
        </w:rPr>
        <w:t xml:space="preserve"> en la imagen normal. Además de que al presionar la imagen se expandirá y muestran las historias dentro de estos servicios.</w:t>
      </w:r>
    </w:p>
    <w:p w14:paraId="5536DA0F" w14:textId="77777777" w:rsidR="00DC2491" w:rsidRPr="00DC2491" w:rsidRDefault="00DC2491" w:rsidP="00DC2491"/>
    <w:p w14:paraId="46973702" w14:textId="66053332" w:rsidR="00DC2491" w:rsidRDefault="00DC2491" w:rsidP="00DC2491">
      <w:pPr>
        <w:pStyle w:val="Ttulo4"/>
      </w:pPr>
      <w:r>
        <w:lastRenderedPageBreak/>
        <w:tab/>
      </w:r>
      <w:r>
        <w:tab/>
      </w:r>
      <w:bookmarkStart w:id="36" w:name="_Toc42285028"/>
      <w:r>
        <w:t>Interfaz: Galería</w:t>
      </w:r>
      <w:bookmarkEnd w:id="36"/>
    </w:p>
    <w:p w14:paraId="708A0297" w14:textId="79925D9A" w:rsidR="00FA54C6" w:rsidRDefault="00FA54C6" w:rsidP="00FA54C6"/>
    <w:p w14:paraId="7F1DDBCC" w14:textId="538C7A89" w:rsidR="00FA54C6" w:rsidRDefault="00FA54C6" w:rsidP="00FA54C6">
      <w:pPr>
        <w:jc w:val="center"/>
      </w:pPr>
      <w:r>
        <w:rPr>
          <w:noProof/>
        </w:rPr>
        <w:drawing>
          <wp:inline distT="0" distB="0" distL="0" distR="0" wp14:anchorId="2DB3BA2D" wp14:editId="00CA2154">
            <wp:extent cx="2413395" cy="67091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3395" cy="6709145"/>
                    </a:xfrm>
                    <a:prstGeom prst="rect">
                      <a:avLst/>
                    </a:prstGeom>
                    <a:noFill/>
                    <a:ln>
                      <a:noFill/>
                    </a:ln>
                  </pic:spPr>
                </pic:pic>
              </a:graphicData>
            </a:graphic>
          </wp:inline>
        </w:drawing>
      </w:r>
    </w:p>
    <w:p w14:paraId="4F45B388" w14:textId="77777777" w:rsidR="007337C9" w:rsidRPr="00FA54C6" w:rsidRDefault="007337C9" w:rsidP="00FA54C6">
      <w:pPr>
        <w:jc w:val="center"/>
      </w:pPr>
    </w:p>
    <w:p w14:paraId="3226101C" w14:textId="656D4C4F" w:rsidR="00DC2491" w:rsidRDefault="00DC2491" w:rsidP="00DC2491">
      <w:pPr>
        <w:pStyle w:val="Ttulo5"/>
        <w:ind w:left="1418" w:firstLine="709"/>
      </w:pPr>
      <w:r w:rsidRPr="00002C22">
        <w:t>Características lógicas del interfaz</w:t>
      </w:r>
    </w:p>
    <w:p w14:paraId="2D1566C4" w14:textId="6C7B3041" w:rsidR="007337C9" w:rsidRDefault="007337C9" w:rsidP="001512C8">
      <w:pPr>
        <w:ind w:left="2127" w:firstLine="708"/>
        <w:jc w:val="both"/>
        <w:rPr>
          <w:rFonts w:ascii="Arial" w:hAnsi="Arial" w:cs="Arial"/>
        </w:rPr>
      </w:pPr>
      <w:r w:rsidRPr="007337C9">
        <w:rPr>
          <w:rFonts w:ascii="Arial" w:hAnsi="Arial" w:cs="Arial"/>
        </w:rPr>
        <w:t xml:space="preserve">Esta sección </w:t>
      </w:r>
      <w:r w:rsidR="001512C8" w:rsidRPr="007337C9">
        <w:rPr>
          <w:rFonts w:ascii="Arial" w:hAnsi="Arial" w:cs="Arial"/>
        </w:rPr>
        <w:t>estará</w:t>
      </w:r>
      <w:r w:rsidRPr="007337C9">
        <w:rPr>
          <w:rFonts w:ascii="Arial" w:hAnsi="Arial" w:cs="Arial"/>
        </w:rPr>
        <w:t xml:space="preserve"> dividida en tres </w:t>
      </w:r>
      <w:r w:rsidR="001512C8" w:rsidRPr="007337C9">
        <w:rPr>
          <w:rFonts w:ascii="Arial" w:hAnsi="Arial" w:cs="Arial"/>
        </w:rPr>
        <w:t>más</w:t>
      </w:r>
      <w:r w:rsidRPr="007337C9">
        <w:rPr>
          <w:rFonts w:ascii="Arial" w:hAnsi="Arial" w:cs="Arial"/>
        </w:rPr>
        <w:t xml:space="preserve">, </w:t>
      </w:r>
      <w:r>
        <w:rPr>
          <w:rFonts w:ascii="Arial" w:hAnsi="Arial" w:cs="Arial"/>
        </w:rPr>
        <w:t xml:space="preserve">la primero será dirigida al hotel en donde se </w:t>
      </w:r>
      <w:r w:rsidR="00173E64">
        <w:rPr>
          <w:rFonts w:ascii="Arial" w:hAnsi="Arial" w:cs="Arial"/>
        </w:rPr>
        <w:t>mostrarán</w:t>
      </w:r>
      <w:r>
        <w:rPr>
          <w:rFonts w:ascii="Arial" w:hAnsi="Arial" w:cs="Arial"/>
        </w:rPr>
        <w:t xml:space="preserve"> las </w:t>
      </w:r>
      <w:r w:rsidR="001512C8">
        <w:rPr>
          <w:rFonts w:ascii="Arial" w:hAnsi="Arial" w:cs="Arial"/>
        </w:rPr>
        <w:t>historias</w:t>
      </w:r>
      <w:r>
        <w:rPr>
          <w:rFonts w:ascii="Arial" w:hAnsi="Arial" w:cs="Arial"/>
        </w:rPr>
        <w:t xml:space="preserve"> </w:t>
      </w:r>
      <w:r w:rsidR="00173E64">
        <w:rPr>
          <w:rFonts w:ascii="Arial" w:hAnsi="Arial" w:cs="Arial"/>
        </w:rPr>
        <w:t>sucedidas,</w:t>
      </w:r>
      <w:r>
        <w:rPr>
          <w:rFonts w:ascii="Arial" w:hAnsi="Arial" w:cs="Arial"/>
        </w:rPr>
        <w:t xml:space="preserve"> </w:t>
      </w:r>
      <w:r w:rsidR="001512C8">
        <w:rPr>
          <w:rFonts w:ascii="Arial" w:hAnsi="Arial" w:cs="Arial"/>
        </w:rPr>
        <w:t>así</w:t>
      </w:r>
      <w:r>
        <w:rPr>
          <w:rFonts w:ascii="Arial" w:hAnsi="Arial" w:cs="Arial"/>
        </w:rPr>
        <w:t xml:space="preserve"> como </w:t>
      </w:r>
      <w:r w:rsidR="001512C8">
        <w:rPr>
          <w:rFonts w:ascii="Arial" w:hAnsi="Arial" w:cs="Arial"/>
        </w:rPr>
        <w:t>más</w:t>
      </w:r>
      <w:r>
        <w:rPr>
          <w:rFonts w:ascii="Arial" w:hAnsi="Arial" w:cs="Arial"/>
        </w:rPr>
        <w:t xml:space="preserve"> imágenes.</w:t>
      </w:r>
    </w:p>
    <w:p w14:paraId="455D2092" w14:textId="642E1EAC" w:rsidR="007337C9" w:rsidRDefault="007337C9" w:rsidP="001512C8">
      <w:pPr>
        <w:ind w:left="2127" w:firstLine="708"/>
        <w:jc w:val="both"/>
        <w:rPr>
          <w:rFonts w:ascii="Arial" w:hAnsi="Arial" w:cs="Arial"/>
        </w:rPr>
      </w:pPr>
      <w:r>
        <w:rPr>
          <w:rFonts w:ascii="Arial" w:hAnsi="Arial" w:cs="Arial"/>
        </w:rPr>
        <w:lastRenderedPageBreak/>
        <w:t xml:space="preserve">La segunda, seria dirigida a los visitantes </w:t>
      </w:r>
      <w:r w:rsidR="001512C8">
        <w:rPr>
          <w:rFonts w:ascii="Arial" w:hAnsi="Arial" w:cs="Arial"/>
        </w:rPr>
        <w:t>serian comentarios de ellos mismos.</w:t>
      </w:r>
    </w:p>
    <w:p w14:paraId="585B87F8" w14:textId="0A66EE9C" w:rsidR="001512C8" w:rsidRDefault="001512C8" w:rsidP="001512C8">
      <w:pPr>
        <w:ind w:left="2127" w:firstLine="708"/>
        <w:jc w:val="both"/>
        <w:rPr>
          <w:rFonts w:ascii="Arial" w:hAnsi="Arial" w:cs="Arial"/>
        </w:rPr>
      </w:pPr>
      <w:r>
        <w:rPr>
          <w:rFonts w:ascii="Arial" w:hAnsi="Arial" w:cs="Arial"/>
        </w:rPr>
        <w:t>Y la tercera seria la historia del lugar.</w:t>
      </w:r>
    </w:p>
    <w:p w14:paraId="29DC9A55" w14:textId="40B127BE" w:rsidR="001512C8" w:rsidRPr="007337C9" w:rsidRDefault="001512C8" w:rsidP="001512C8">
      <w:pPr>
        <w:ind w:left="2127" w:firstLine="708"/>
        <w:jc w:val="both"/>
        <w:rPr>
          <w:rFonts w:ascii="Arial" w:hAnsi="Arial" w:cs="Arial"/>
        </w:rPr>
      </w:pPr>
      <w:r>
        <w:rPr>
          <w:rFonts w:ascii="Arial" w:hAnsi="Arial" w:cs="Arial"/>
        </w:rPr>
        <w:t xml:space="preserve">Todas ellas tienen un botón que al presionarlo se expandiera y mostrarían </w:t>
      </w:r>
      <w:r w:rsidR="00173E64">
        <w:rPr>
          <w:rFonts w:ascii="Arial" w:hAnsi="Arial" w:cs="Arial"/>
        </w:rPr>
        <w:t>más</w:t>
      </w:r>
      <w:r>
        <w:rPr>
          <w:rFonts w:ascii="Arial" w:hAnsi="Arial" w:cs="Arial"/>
        </w:rPr>
        <w:t xml:space="preserve"> detalles o en su caso más imágenes.</w:t>
      </w:r>
    </w:p>
    <w:p w14:paraId="3AB1C307" w14:textId="77777777" w:rsidR="00DC2491" w:rsidRPr="00DC2491" w:rsidRDefault="00DC2491" w:rsidP="00DC2491"/>
    <w:p w14:paraId="07CA9F0C" w14:textId="73976EDF" w:rsidR="00DC2491" w:rsidRDefault="00DC2491" w:rsidP="00DC2491">
      <w:pPr>
        <w:pStyle w:val="Ttulo4"/>
      </w:pPr>
      <w:r>
        <w:tab/>
      </w:r>
      <w:r>
        <w:tab/>
      </w:r>
      <w:bookmarkStart w:id="37" w:name="_Toc42285029"/>
      <w:r>
        <w:t>Interfaz: Ubicación</w:t>
      </w:r>
      <w:bookmarkEnd w:id="37"/>
    </w:p>
    <w:p w14:paraId="13855561" w14:textId="7D292128" w:rsidR="00FA54C6" w:rsidRDefault="00FA54C6" w:rsidP="00FA54C6"/>
    <w:p w14:paraId="2DEA0134" w14:textId="1258764B" w:rsidR="00FA54C6" w:rsidRDefault="00FA54C6" w:rsidP="001512C8">
      <w:pPr>
        <w:jc w:val="center"/>
      </w:pPr>
      <w:r>
        <w:rPr>
          <w:noProof/>
        </w:rPr>
        <w:drawing>
          <wp:inline distT="0" distB="0" distL="0" distR="0" wp14:anchorId="1A00E11F" wp14:editId="47F80EB1">
            <wp:extent cx="4125432" cy="5784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41" cy="5796732"/>
                    </a:xfrm>
                    <a:prstGeom prst="rect">
                      <a:avLst/>
                    </a:prstGeom>
                    <a:noFill/>
                    <a:ln>
                      <a:noFill/>
                    </a:ln>
                  </pic:spPr>
                </pic:pic>
              </a:graphicData>
            </a:graphic>
          </wp:inline>
        </w:drawing>
      </w:r>
    </w:p>
    <w:p w14:paraId="66BED47D" w14:textId="77777777" w:rsidR="001512C8" w:rsidRPr="00FA54C6" w:rsidRDefault="001512C8" w:rsidP="001512C8">
      <w:pPr>
        <w:jc w:val="center"/>
      </w:pPr>
    </w:p>
    <w:p w14:paraId="03443B7F" w14:textId="6D63C62F" w:rsidR="00DC2491" w:rsidRDefault="00DC2491" w:rsidP="00DC2491">
      <w:pPr>
        <w:pStyle w:val="Ttulo5"/>
        <w:ind w:left="1418" w:firstLine="709"/>
      </w:pPr>
      <w:r w:rsidRPr="00002C22">
        <w:t>Características lógicas del interfaz</w:t>
      </w:r>
    </w:p>
    <w:p w14:paraId="6BAB2A16" w14:textId="11AE0A6B" w:rsidR="00DC2491" w:rsidRPr="001512C8" w:rsidRDefault="001512C8" w:rsidP="001512C8">
      <w:pPr>
        <w:ind w:left="2127" w:firstLine="708"/>
        <w:rPr>
          <w:rFonts w:ascii="Arial" w:hAnsi="Arial" w:cs="Arial"/>
        </w:rPr>
      </w:pPr>
      <w:r w:rsidRPr="001512C8">
        <w:rPr>
          <w:rFonts w:ascii="Arial" w:hAnsi="Arial" w:cs="Arial"/>
        </w:rPr>
        <w:t xml:space="preserve">Aquí se detallará la dirección </w:t>
      </w:r>
      <w:r>
        <w:rPr>
          <w:rFonts w:ascii="Arial" w:hAnsi="Arial" w:cs="Arial"/>
        </w:rPr>
        <w:t xml:space="preserve">del </w:t>
      </w:r>
      <w:r w:rsidR="00173E64">
        <w:rPr>
          <w:rFonts w:ascii="Arial" w:hAnsi="Arial" w:cs="Arial"/>
        </w:rPr>
        <w:t>hotel,</w:t>
      </w:r>
      <w:r>
        <w:rPr>
          <w:rFonts w:ascii="Arial" w:hAnsi="Arial" w:cs="Arial"/>
        </w:rPr>
        <w:t xml:space="preserve"> así como un mapa mostrándolo y en el carrusel se </w:t>
      </w:r>
      <w:r w:rsidR="00173E64">
        <w:rPr>
          <w:rFonts w:ascii="Arial" w:hAnsi="Arial" w:cs="Arial"/>
        </w:rPr>
        <w:t>mostrarán</w:t>
      </w:r>
      <w:r>
        <w:rPr>
          <w:rFonts w:ascii="Arial" w:hAnsi="Arial" w:cs="Arial"/>
        </w:rPr>
        <w:t xml:space="preserve"> imágenes del camino a tomar para poder llegar.</w:t>
      </w:r>
    </w:p>
    <w:p w14:paraId="2EDB4C7B" w14:textId="207A7B9E" w:rsidR="00DC2491" w:rsidRPr="00DC2491" w:rsidRDefault="00DC2491" w:rsidP="00DC2491"/>
    <w:p w14:paraId="25D0B6F7" w14:textId="3E1F80FD" w:rsidR="005A6E46" w:rsidRDefault="005A6E46" w:rsidP="005A6E46">
      <w:pPr>
        <w:pStyle w:val="Ttulo4"/>
        <w:ind w:left="709" w:firstLine="709"/>
      </w:pPr>
      <w:bookmarkStart w:id="38" w:name="_Toc42285030"/>
      <w:r>
        <w:t>C</w:t>
      </w:r>
      <w:r w:rsidRPr="00002C22">
        <w:t>uestiones de optimización del interfaz de usuario</w:t>
      </w:r>
      <w:bookmarkEnd w:id="38"/>
    </w:p>
    <w:p w14:paraId="59A42E9E" w14:textId="04B5A5FE" w:rsidR="005A6E46" w:rsidRPr="005A6E46" w:rsidRDefault="005A6E46" w:rsidP="005A6E46">
      <w:pPr>
        <w:ind w:left="1418" w:firstLine="712"/>
        <w:jc w:val="both"/>
        <w:rPr>
          <w:rFonts w:ascii="Arial" w:hAnsi="Arial" w:cs="Arial"/>
        </w:rPr>
      </w:pPr>
      <w:r>
        <w:rPr>
          <w:rFonts w:ascii="Arial" w:hAnsi="Arial" w:cs="Arial"/>
        </w:rPr>
        <w:t>Para tener un mejor rendimiento en cuanto a la carga de imágenes están tendrán que tener una dimensión</w:t>
      </w:r>
      <w:r>
        <w:rPr>
          <w:rFonts w:ascii="Arial" w:hAnsi="Arial" w:cs="Arial"/>
          <w:vertAlign w:val="superscript"/>
        </w:rPr>
        <w:t>4</w:t>
      </w:r>
      <w:r>
        <w:rPr>
          <w:rFonts w:ascii="Arial" w:hAnsi="Arial" w:cs="Arial"/>
        </w:rPr>
        <w:t xml:space="preserve"> lo más baja </w:t>
      </w:r>
      <w:commentRangeStart w:id="39"/>
      <w:r>
        <w:rPr>
          <w:rFonts w:ascii="Arial" w:hAnsi="Arial" w:cs="Arial"/>
        </w:rPr>
        <w:t>posible</w:t>
      </w:r>
      <w:commentRangeEnd w:id="39"/>
      <w:r>
        <w:rPr>
          <w:rStyle w:val="Refdecomentario"/>
          <w:rFonts w:cs="Mangal"/>
        </w:rPr>
        <w:commentReference w:id="39"/>
      </w:r>
      <w:r>
        <w:rPr>
          <w:rFonts w:ascii="Arial" w:hAnsi="Arial" w:cs="Arial"/>
        </w:rPr>
        <w:t>.</w:t>
      </w:r>
    </w:p>
    <w:p w14:paraId="6C988BFE" w14:textId="455B7E8A" w:rsidR="00002C22" w:rsidRPr="00002C22" w:rsidRDefault="00002C22" w:rsidP="00B6543E">
      <w:pPr>
        <w:spacing w:line="276" w:lineRule="auto"/>
      </w:pPr>
    </w:p>
    <w:p w14:paraId="5E37713D" w14:textId="60647FB6" w:rsidR="00B51D76" w:rsidRDefault="000C4918" w:rsidP="00B51D76">
      <w:pPr>
        <w:pStyle w:val="Ttulo3"/>
        <w:spacing w:line="276" w:lineRule="auto"/>
        <w:ind w:firstLine="709"/>
        <w:jc w:val="both"/>
        <w:rPr>
          <w:szCs w:val="20"/>
        </w:rPr>
      </w:pPr>
      <w:bookmarkStart w:id="40" w:name="_Toc42285031"/>
      <w:r w:rsidRPr="00002C22">
        <w:rPr>
          <w:szCs w:val="20"/>
        </w:rPr>
        <w:t>Interfaces hardware</w:t>
      </w:r>
      <w:bookmarkEnd w:id="40"/>
    </w:p>
    <w:p w14:paraId="0A84450F" w14:textId="77777777" w:rsidR="00CC6E83" w:rsidRPr="00CC6E83" w:rsidRDefault="00CC6E83" w:rsidP="00CC6E83"/>
    <w:p w14:paraId="6D667DC8" w14:textId="20AF7034" w:rsidR="00B51D76" w:rsidRDefault="00B51D76" w:rsidP="00FA54C6">
      <w:pPr>
        <w:spacing w:line="276" w:lineRule="auto"/>
        <w:ind w:left="709" w:firstLine="716"/>
        <w:jc w:val="both"/>
        <w:rPr>
          <w:rFonts w:ascii="Tahoma" w:hAnsi="Tahoma" w:cs="Tahoma"/>
        </w:rPr>
      </w:pPr>
      <w:r>
        <w:rPr>
          <w:rFonts w:ascii="Tahoma" w:hAnsi="Tahoma" w:cs="Tahoma"/>
        </w:rPr>
        <w:t>Es necesario un equipo de cómputo con todos sus periféricos (mouse, teclado, monitor) y una conexión a internet estable para que los servicios funcionen correctamente dentro del área de recepción.</w:t>
      </w:r>
    </w:p>
    <w:p w14:paraId="33D784EB" w14:textId="51F46FD1" w:rsidR="00B51D76" w:rsidRDefault="00B51D76" w:rsidP="00FA54C6">
      <w:pPr>
        <w:spacing w:line="276" w:lineRule="auto"/>
        <w:ind w:left="709" w:firstLine="716"/>
        <w:jc w:val="both"/>
        <w:rPr>
          <w:rFonts w:ascii="Tahoma" w:hAnsi="Tahoma" w:cs="Tahoma"/>
        </w:rPr>
      </w:pPr>
      <w:r>
        <w:rPr>
          <w:rFonts w:ascii="Tahoma" w:hAnsi="Tahoma" w:cs="Tahoma"/>
        </w:rPr>
        <w:t>Para el usuario es un equipo inteligente que tenga una conexión a internet estable.</w:t>
      </w:r>
    </w:p>
    <w:p w14:paraId="62CE8EA1" w14:textId="77777777" w:rsidR="00FA54C6" w:rsidRPr="00FA54C6" w:rsidRDefault="00FA54C6" w:rsidP="00FA54C6">
      <w:pPr>
        <w:spacing w:line="276" w:lineRule="auto"/>
        <w:ind w:left="709" w:firstLine="716"/>
        <w:jc w:val="both"/>
        <w:rPr>
          <w:rFonts w:ascii="Tahoma" w:hAnsi="Tahoma" w:cs="Tahoma"/>
        </w:rPr>
      </w:pPr>
    </w:p>
    <w:p w14:paraId="3F86AED8" w14:textId="748F3E99" w:rsidR="000C4918" w:rsidRDefault="000C4918" w:rsidP="00B6543E">
      <w:pPr>
        <w:pStyle w:val="Ttulo3"/>
        <w:spacing w:line="276" w:lineRule="auto"/>
        <w:ind w:firstLine="709"/>
        <w:jc w:val="both"/>
        <w:rPr>
          <w:szCs w:val="20"/>
        </w:rPr>
      </w:pPr>
      <w:bookmarkStart w:id="41" w:name="_Toc42285032"/>
      <w:r w:rsidRPr="00002C22">
        <w:rPr>
          <w:szCs w:val="20"/>
        </w:rPr>
        <w:t xml:space="preserve">Interfaces </w:t>
      </w:r>
      <w:commentRangeStart w:id="42"/>
      <w:r w:rsidRPr="00002C22">
        <w:rPr>
          <w:szCs w:val="20"/>
        </w:rPr>
        <w:t>software</w:t>
      </w:r>
      <w:commentRangeEnd w:id="42"/>
      <w:r w:rsidR="00CC6E83">
        <w:rPr>
          <w:rStyle w:val="Refdecomentario"/>
          <w:rFonts w:ascii="Liberation Serif" w:eastAsia="Droid Sans Fallback" w:hAnsi="Liberation Serif"/>
          <w:color w:val="auto"/>
        </w:rPr>
        <w:commentReference w:id="42"/>
      </w:r>
      <w:bookmarkEnd w:id="41"/>
    </w:p>
    <w:p w14:paraId="1873D702" w14:textId="2F0C37E7" w:rsidR="00885CCC" w:rsidRPr="00BF67D4" w:rsidRDefault="00BF67D4" w:rsidP="00B6543E">
      <w:pPr>
        <w:spacing w:line="276" w:lineRule="auto"/>
      </w:pPr>
      <w:r>
        <w:tab/>
      </w:r>
      <w:r>
        <w:tab/>
      </w:r>
    </w:p>
    <w:p w14:paraId="35F65A9B" w14:textId="7E6278B7" w:rsidR="000C4918" w:rsidRDefault="000C4918" w:rsidP="00B6543E">
      <w:pPr>
        <w:pStyle w:val="Ttulo4"/>
        <w:spacing w:line="276" w:lineRule="auto"/>
        <w:ind w:left="1418"/>
        <w:jc w:val="both"/>
      </w:pPr>
      <w:bookmarkStart w:id="43" w:name="_Toc42285033"/>
      <w:r w:rsidRPr="00002C22">
        <w:rPr>
          <w:szCs w:val="20"/>
        </w:rPr>
        <w:t xml:space="preserve">Descripción </w:t>
      </w:r>
      <w:r w:rsidRPr="000C4918">
        <w:t>del producto software utilizado</w:t>
      </w:r>
      <w:bookmarkEnd w:id="43"/>
    </w:p>
    <w:p w14:paraId="22BE09A1" w14:textId="4FBC224A" w:rsidR="00BF67D4" w:rsidRPr="00BF67D4" w:rsidRDefault="00BF67D4" w:rsidP="00B6543E">
      <w:pPr>
        <w:spacing w:line="276" w:lineRule="auto"/>
      </w:pPr>
      <w:r>
        <w:tab/>
      </w:r>
      <w:r>
        <w:tab/>
      </w:r>
      <w:r>
        <w:tab/>
      </w:r>
    </w:p>
    <w:p w14:paraId="46B5F77B" w14:textId="7F7C611F" w:rsidR="000C4918" w:rsidRDefault="000C4918" w:rsidP="00B6543E">
      <w:pPr>
        <w:pStyle w:val="Ttulo4"/>
        <w:spacing w:line="276" w:lineRule="auto"/>
        <w:ind w:left="709" w:firstLine="709"/>
        <w:jc w:val="both"/>
      </w:pPr>
      <w:bookmarkStart w:id="44" w:name="_Toc42285034"/>
      <w:r w:rsidRPr="000C4918">
        <w:t>Propósito del interfaz</w:t>
      </w:r>
      <w:bookmarkEnd w:id="44"/>
    </w:p>
    <w:p w14:paraId="61A6E635" w14:textId="27B7B422" w:rsidR="00BF67D4" w:rsidRPr="00BF67D4" w:rsidRDefault="00BF67D4" w:rsidP="00B6543E">
      <w:pPr>
        <w:spacing w:line="276" w:lineRule="auto"/>
      </w:pPr>
      <w:r>
        <w:tab/>
      </w:r>
      <w:r>
        <w:tab/>
      </w:r>
      <w:r>
        <w:tab/>
      </w:r>
    </w:p>
    <w:p w14:paraId="1415F118" w14:textId="6E9FB3F3" w:rsidR="000C4918" w:rsidRDefault="000C4918" w:rsidP="00B6543E">
      <w:pPr>
        <w:pStyle w:val="Ttulo4"/>
        <w:spacing w:line="276" w:lineRule="auto"/>
        <w:ind w:left="1418"/>
        <w:jc w:val="both"/>
      </w:pPr>
      <w:bookmarkStart w:id="45" w:name="_Toc42285035"/>
      <w:r w:rsidRPr="000C4918">
        <w:t>Definición del interfaz: contenido y formato</w:t>
      </w:r>
      <w:bookmarkEnd w:id="45"/>
    </w:p>
    <w:p w14:paraId="7FC77380" w14:textId="4D863260" w:rsidR="00BF67D4" w:rsidRPr="00BF67D4" w:rsidRDefault="00BF67D4" w:rsidP="00B6543E">
      <w:pPr>
        <w:spacing w:line="276" w:lineRule="auto"/>
      </w:pPr>
      <w:r>
        <w:tab/>
      </w:r>
      <w:r>
        <w:tab/>
      </w:r>
      <w:r>
        <w:tab/>
      </w:r>
    </w:p>
    <w:p w14:paraId="340CB0CC" w14:textId="21949538" w:rsidR="000C4918" w:rsidRDefault="000C4918" w:rsidP="00B6543E">
      <w:pPr>
        <w:pStyle w:val="Ttulo3"/>
        <w:spacing w:line="276" w:lineRule="auto"/>
        <w:ind w:firstLine="709"/>
        <w:jc w:val="both"/>
      </w:pPr>
      <w:bookmarkStart w:id="46" w:name="_Toc42285036"/>
      <w:r w:rsidRPr="000C4918">
        <w:t xml:space="preserve">Interfaces de </w:t>
      </w:r>
      <w:del w:id="47" w:author="David Osornio" w:date="2020-06-02T13:41:00Z">
        <w:r w:rsidRPr="000C4918" w:rsidDel="00CC6E83">
          <w:delText>comunicaciones</w:delText>
        </w:r>
        <w:r w:rsidR="00CC6E83" w:rsidDel="00CC6E83">
          <w:delText>i</w:delText>
        </w:r>
      </w:del>
      <w:ins w:id="48" w:author="David Osornio" w:date="2020-06-02T13:41:00Z">
        <w:r w:rsidR="00CC6E83" w:rsidRPr="000C4918">
          <w:t>comunicaciones</w:t>
        </w:r>
      </w:ins>
      <w:bookmarkEnd w:id="46"/>
    </w:p>
    <w:p w14:paraId="3E05AE9C" w14:textId="0380B2E0" w:rsidR="00BF67D4" w:rsidRDefault="00BF67D4" w:rsidP="00B6543E">
      <w:pPr>
        <w:spacing w:line="276" w:lineRule="auto"/>
        <w:rPr>
          <w:rFonts w:ascii="Arial" w:hAnsi="Arial" w:cs="Arial"/>
        </w:rPr>
      </w:pPr>
      <w:r w:rsidRPr="00BA6DE2">
        <w:rPr>
          <w:rFonts w:ascii="Arial" w:hAnsi="Arial" w:cs="Arial"/>
        </w:rPr>
        <w:tab/>
      </w:r>
      <w:r w:rsidRPr="00BA6DE2">
        <w:rPr>
          <w:rFonts w:ascii="Arial" w:hAnsi="Arial" w:cs="Arial"/>
        </w:rPr>
        <w:tab/>
      </w:r>
      <w:r w:rsidR="00BA6DE2" w:rsidRPr="00BA6DE2">
        <w:rPr>
          <w:rFonts w:ascii="Arial" w:hAnsi="Arial" w:cs="Arial"/>
        </w:rPr>
        <w:t xml:space="preserve">Conexión a </w:t>
      </w:r>
      <w:r w:rsidR="00BA6DE2">
        <w:rPr>
          <w:rFonts w:ascii="Arial" w:hAnsi="Arial" w:cs="Arial"/>
        </w:rPr>
        <w:t>internet estable.</w:t>
      </w:r>
    </w:p>
    <w:p w14:paraId="7B5AEF12" w14:textId="77777777" w:rsidR="00BA6DE2" w:rsidRPr="00BA6DE2" w:rsidRDefault="00BA6DE2" w:rsidP="00B6543E">
      <w:pPr>
        <w:spacing w:line="276" w:lineRule="auto"/>
        <w:rPr>
          <w:rFonts w:ascii="Arial" w:hAnsi="Arial" w:cs="Arial"/>
        </w:rPr>
      </w:pPr>
    </w:p>
    <w:p w14:paraId="51857CDA" w14:textId="0F59FF0F" w:rsidR="000C4918" w:rsidRDefault="000C4918" w:rsidP="00B6543E">
      <w:pPr>
        <w:pStyle w:val="Ttulo3"/>
        <w:spacing w:line="276" w:lineRule="auto"/>
        <w:ind w:firstLine="709"/>
        <w:jc w:val="both"/>
      </w:pPr>
      <w:bookmarkStart w:id="49" w:name="_Toc42285037"/>
      <w:r w:rsidRPr="000C4918">
        <w:t>Limitaciones de memoria</w:t>
      </w:r>
      <w:bookmarkEnd w:id="49"/>
    </w:p>
    <w:p w14:paraId="0A9A952E" w14:textId="77777777" w:rsidR="00CC6E83" w:rsidRPr="00CC6E83" w:rsidRDefault="00CC6E83" w:rsidP="00CC6E83"/>
    <w:p w14:paraId="0DFC4153" w14:textId="4B175930" w:rsidR="00BF67D4" w:rsidRDefault="0062222A" w:rsidP="00BA6DE2">
      <w:pPr>
        <w:spacing w:line="276" w:lineRule="auto"/>
        <w:ind w:left="709" w:firstLine="709"/>
        <w:rPr>
          <w:rFonts w:ascii="Arial" w:hAnsi="Arial" w:cs="Arial"/>
        </w:rPr>
      </w:pPr>
      <w:r w:rsidRPr="0062222A">
        <w:rPr>
          <w:rFonts w:ascii="Arial" w:hAnsi="Arial" w:cs="Arial"/>
        </w:rPr>
        <w:t xml:space="preserve">No se </w:t>
      </w:r>
      <w:r>
        <w:rPr>
          <w:rFonts w:ascii="Arial" w:hAnsi="Arial" w:cs="Arial"/>
        </w:rPr>
        <w:t xml:space="preserve">establecen limitaciones de memoria ya que </w:t>
      </w:r>
      <w:r w:rsidR="00BA6DE2">
        <w:rPr>
          <w:rFonts w:ascii="Arial" w:hAnsi="Arial" w:cs="Arial"/>
        </w:rPr>
        <w:t>estarán almacenados directamente con un proveedor de dominios y host en internet.</w:t>
      </w:r>
    </w:p>
    <w:p w14:paraId="59C572B5" w14:textId="77777777" w:rsidR="00BA6DE2" w:rsidRPr="0062222A" w:rsidRDefault="00BA6DE2" w:rsidP="00BA6DE2">
      <w:pPr>
        <w:spacing w:line="276" w:lineRule="auto"/>
        <w:ind w:left="709" w:firstLine="709"/>
        <w:rPr>
          <w:rFonts w:ascii="Arial" w:hAnsi="Arial" w:cs="Arial"/>
        </w:rPr>
      </w:pPr>
    </w:p>
    <w:p w14:paraId="3BFF7E90" w14:textId="1FF78EBA" w:rsidR="000C4918" w:rsidRDefault="000C4918" w:rsidP="00B6543E">
      <w:pPr>
        <w:pStyle w:val="Ttulo3"/>
        <w:spacing w:line="276" w:lineRule="auto"/>
        <w:ind w:firstLine="709"/>
        <w:jc w:val="both"/>
      </w:pPr>
      <w:bookmarkStart w:id="50" w:name="_Toc42285038"/>
      <w:r w:rsidRPr="000C4918">
        <w:t>Operaciones</w:t>
      </w:r>
      <w:bookmarkEnd w:id="50"/>
    </w:p>
    <w:p w14:paraId="772B39FA" w14:textId="7A231E95" w:rsidR="00BF67D4" w:rsidRPr="00BF67D4" w:rsidRDefault="00BF67D4" w:rsidP="00B6543E">
      <w:pPr>
        <w:spacing w:line="276" w:lineRule="auto"/>
      </w:pPr>
      <w:r>
        <w:tab/>
      </w:r>
      <w:r>
        <w:tab/>
      </w:r>
    </w:p>
    <w:p w14:paraId="5C218382" w14:textId="53DBC9B8" w:rsidR="00B81514" w:rsidRPr="00B81514" w:rsidRDefault="000C4918" w:rsidP="00B81514">
      <w:pPr>
        <w:pStyle w:val="Ttulo4"/>
        <w:spacing w:line="276" w:lineRule="auto"/>
        <w:ind w:left="709" w:firstLine="709"/>
        <w:jc w:val="both"/>
      </w:pPr>
      <w:bookmarkStart w:id="51" w:name="_Toc42285039"/>
      <w:r w:rsidRPr="000C4918">
        <w:t>Modos de operación de los distintos grupos de usuarios</w:t>
      </w:r>
      <w:bookmarkEnd w:id="51"/>
    </w:p>
    <w:p w14:paraId="6992C709" w14:textId="69181241" w:rsidR="00BF67D4" w:rsidRDefault="00BF67D4">
      <w:pPr>
        <w:spacing w:line="276" w:lineRule="auto"/>
        <w:ind w:left="1418" w:firstLine="712"/>
        <w:jc w:val="both"/>
        <w:rPr>
          <w:ins w:id="52" w:author="David Osornio" w:date="2020-06-02T13:56:00Z"/>
          <w:rFonts w:ascii="Arial" w:hAnsi="Arial" w:cs="Arial"/>
        </w:rPr>
        <w:pPrChange w:id="53" w:author="David Osornio" w:date="2020-06-02T14:01:00Z">
          <w:pPr>
            <w:spacing w:line="276" w:lineRule="auto"/>
            <w:ind w:left="1418" w:firstLine="712"/>
          </w:pPr>
        </w:pPrChange>
      </w:pPr>
      <w:del w:id="54" w:author="David Osornio" w:date="2020-06-02T13:55:00Z">
        <w:r w:rsidRPr="00B81514" w:rsidDel="00B81514">
          <w:rPr>
            <w:rFonts w:ascii="Arial" w:hAnsi="Arial" w:cs="Arial"/>
            <w:rPrChange w:id="55" w:author="David Osornio" w:date="2020-06-02T13:53:00Z">
              <w:rPr/>
            </w:rPrChange>
          </w:rPr>
          <w:tab/>
        </w:r>
        <w:r w:rsidRPr="00B81514" w:rsidDel="00B81514">
          <w:rPr>
            <w:rFonts w:ascii="Arial" w:hAnsi="Arial" w:cs="Arial"/>
            <w:rPrChange w:id="56" w:author="David Osornio" w:date="2020-06-02T13:53:00Z">
              <w:rPr/>
            </w:rPrChange>
          </w:rPr>
          <w:tab/>
        </w:r>
        <w:r w:rsidRPr="00B81514" w:rsidDel="00B81514">
          <w:rPr>
            <w:rFonts w:ascii="Arial" w:hAnsi="Arial" w:cs="Arial"/>
            <w:rPrChange w:id="57" w:author="David Osornio" w:date="2020-06-02T13:53:00Z">
              <w:rPr/>
            </w:rPrChange>
          </w:rPr>
          <w:tab/>
        </w:r>
      </w:del>
      <w:ins w:id="58" w:author="David Osornio" w:date="2020-06-02T14:01:00Z">
        <w:r w:rsidR="00EC5243">
          <w:rPr>
            <w:rFonts w:ascii="Arial" w:hAnsi="Arial" w:cs="Arial"/>
          </w:rPr>
          <w:t>Existirán</w:t>
        </w:r>
      </w:ins>
      <w:ins w:id="59" w:author="David Osornio" w:date="2020-06-02T13:53:00Z">
        <w:r w:rsidR="00B81514">
          <w:rPr>
            <w:rFonts w:ascii="Arial" w:hAnsi="Arial" w:cs="Arial"/>
          </w:rPr>
          <w:t xml:space="preserve"> </w:t>
        </w:r>
      </w:ins>
      <w:ins w:id="60" w:author="David Osornio" w:date="2020-06-02T13:56:00Z">
        <w:r w:rsidR="00B81514">
          <w:rPr>
            <w:rFonts w:ascii="Arial" w:hAnsi="Arial" w:cs="Arial"/>
          </w:rPr>
          <w:t>3</w:t>
        </w:r>
      </w:ins>
      <w:ins w:id="61" w:author="David Osornio" w:date="2020-06-02T13:53:00Z">
        <w:r w:rsidR="00B81514">
          <w:rPr>
            <w:rFonts w:ascii="Arial" w:hAnsi="Arial" w:cs="Arial"/>
          </w:rPr>
          <w:t xml:space="preserve"> tipos de usuarios</w:t>
        </w:r>
      </w:ins>
      <w:ins w:id="62" w:author="David Osornio" w:date="2020-06-02T13:54:00Z">
        <w:r w:rsidR="00B81514">
          <w:rPr>
            <w:rFonts w:ascii="Arial" w:hAnsi="Arial" w:cs="Arial"/>
          </w:rPr>
          <w:t>, los cuales son, usuario (persona que utiliza el servicio</w:t>
        </w:r>
      </w:ins>
      <w:ins w:id="63" w:author="David Osornio" w:date="2020-06-02T13:55:00Z">
        <w:r w:rsidR="00B81514">
          <w:rPr>
            <w:rFonts w:ascii="Arial" w:hAnsi="Arial" w:cs="Arial"/>
          </w:rPr>
          <w:t xml:space="preserve"> que se </w:t>
        </w:r>
      </w:ins>
      <w:ins w:id="64" w:author="David Osornio" w:date="2020-06-02T14:01:00Z">
        <w:r w:rsidR="00EC5243">
          <w:rPr>
            <w:rFonts w:ascii="Arial" w:hAnsi="Arial" w:cs="Arial"/>
          </w:rPr>
          <w:t>proporciona</w:t>
        </w:r>
      </w:ins>
      <w:ins w:id="65" w:author="David Osornio" w:date="2020-06-02T13:54:00Z">
        <w:r w:rsidR="00B81514">
          <w:rPr>
            <w:rFonts w:ascii="Arial" w:hAnsi="Arial" w:cs="Arial"/>
          </w:rPr>
          <w:t>)</w:t>
        </w:r>
      </w:ins>
      <w:ins w:id="66" w:author="David Osornio" w:date="2020-06-02T13:55:00Z">
        <w:r w:rsidR="00B81514">
          <w:rPr>
            <w:rFonts w:ascii="Arial" w:hAnsi="Arial" w:cs="Arial"/>
          </w:rPr>
          <w:t xml:space="preserve">, recepcionista, </w:t>
        </w:r>
      </w:ins>
      <w:ins w:id="67" w:author="David Osornio" w:date="2020-06-02T13:56:00Z">
        <w:r w:rsidR="00B81514">
          <w:rPr>
            <w:rFonts w:ascii="Arial" w:hAnsi="Arial" w:cs="Arial"/>
          </w:rPr>
          <w:t>administrador.</w:t>
        </w:r>
      </w:ins>
    </w:p>
    <w:p w14:paraId="4C7113BE" w14:textId="3666EA0B" w:rsidR="00B81514" w:rsidRDefault="00B81514">
      <w:pPr>
        <w:spacing w:line="276" w:lineRule="auto"/>
        <w:ind w:left="1418" w:firstLine="712"/>
        <w:jc w:val="both"/>
        <w:rPr>
          <w:ins w:id="68" w:author="David Osornio" w:date="2020-06-02T13:57:00Z"/>
          <w:rFonts w:ascii="Arial" w:hAnsi="Arial" w:cs="Arial"/>
        </w:rPr>
        <w:pPrChange w:id="69" w:author="David Osornio" w:date="2020-06-02T14:01:00Z">
          <w:pPr>
            <w:spacing w:line="276" w:lineRule="auto"/>
            <w:ind w:left="1418" w:firstLine="712"/>
          </w:pPr>
        </w:pPrChange>
      </w:pPr>
      <w:ins w:id="70" w:author="David Osornio" w:date="2020-06-02T13:56:00Z">
        <w:r>
          <w:rPr>
            <w:rFonts w:ascii="Arial" w:hAnsi="Arial" w:cs="Arial"/>
          </w:rPr>
          <w:t xml:space="preserve">Por lo que el usuario será la persona externa del </w:t>
        </w:r>
      </w:ins>
      <w:ins w:id="71" w:author="David Osornio" w:date="2020-06-02T13:57:00Z">
        <w:r>
          <w:rPr>
            <w:rFonts w:ascii="Arial" w:hAnsi="Arial" w:cs="Arial"/>
          </w:rPr>
          <w:t xml:space="preserve">comercio y solo podrá crear sus propias reservas desde un dispositivo </w:t>
        </w:r>
      </w:ins>
      <w:ins w:id="72" w:author="David Osornio" w:date="2020-06-02T14:01:00Z">
        <w:r w:rsidR="00EC5243">
          <w:rPr>
            <w:rFonts w:ascii="Arial" w:hAnsi="Arial" w:cs="Arial"/>
          </w:rPr>
          <w:t>conectado</w:t>
        </w:r>
      </w:ins>
      <w:ins w:id="73" w:author="David Osornio" w:date="2020-06-02T13:57:00Z">
        <w:r>
          <w:rPr>
            <w:rFonts w:ascii="Arial" w:hAnsi="Arial" w:cs="Arial"/>
          </w:rPr>
          <w:t xml:space="preserve"> a internet.</w:t>
        </w:r>
      </w:ins>
    </w:p>
    <w:p w14:paraId="05F4A8BB" w14:textId="15D7FFA5" w:rsidR="00B81514" w:rsidRDefault="00B81514">
      <w:pPr>
        <w:spacing w:line="276" w:lineRule="auto"/>
        <w:ind w:left="1418" w:firstLine="712"/>
        <w:jc w:val="both"/>
        <w:rPr>
          <w:ins w:id="74" w:author="David Osornio" w:date="2020-06-02T14:00:00Z"/>
          <w:rFonts w:ascii="Arial" w:hAnsi="Arial" w:cs="Arial"/>
        </w:rPr>
        <w:pPrChange w:id="75" w:author="David Osornio" w:date="2020-06-02T14:01:00Z">
          <w:pPr>
            <w:spacing w:line="276" w:lineRule="auto"/>
            <w:ind w:left="1418" w:firstLine="712"/>
          </w:pPr>
        </w:pPrChange>
      </w:pPr>
      <w:ins w:id="76" w:author="David Osornio" w:date="2020-06-02T13:57:00Z">
        <w:r>
          <w:rPr>
            <w:rFonts w:ascii="Arial" w:hAnsi="Arial" w:cs="Arial"/>
          </w:rPr>
          <w:t>Recepcionista, podrá activar las reservas</w:t>
        </w:r>
      </w:ins>
      <w:ins w:id="77" w:author="David Osornio" w:date="2020-06-02T13:58:00Z">
        <w:r>
          <w:rPr>
            <w:rFonts w:ascii="Arial" w:hAnsi="Arial" w:cs="Arial"/>
          </w:rPr>
          <w:t>, venta de servicios, suspensión de servicios</w:t>
        </w:r>
      </w:ins>
      <w:ins w:id="78" w:author="David Osornio" w:date="2020-06-02T14:00:00Z">
        <w:r w:rsidR="00EC5243">
          <w:rPr>
            <w:rFonts w:ascii="Arial" w:hAnsi="Arial" w:cs="Arial"/>
          </w:rPr>
          <w:t>.</w:t>
        </w:r>
      </w:ins>
    </w:p>
    <w:p w14:paraId="1A771900" w14:textId="408F9C2F" w:rsidR="00EC5243" w:rsidRDefault="00EC5243">
      <w:pPr>
        <w:spacing w:line="276" w:lineRule="auto"/>
        <w:ind w:left="1418" w:firstLine="712"/>
        <w:jc w:val="both"/>
        <w:rPr>
          <w:ins w:id="79" w:author="David Osornio" w:date="2020-06-02T14:00:00Z"/>
          <w:rFonts w:ascii="Arial" w:hAnsi="Arial" w:cs="Arial"/>
        </w:rPr>
        <w:pPrChange w:id="80" w:author="David Osornio" w:date="2020-06-02T14:01:00Z">
          <w:pPr>
            <w:spacing w:line="276" w:lineRule="auto"/>
            <w:ind w:left="1418" w:firstLine="712"/>
          </w:pPr>
        </w:pPrChange>
      </w:pPr>
      <w:ins w:id="81" w:author="David Osornio" w:date="2020-06-02T14:00:00Z">
        <w:r>
          <w:rPr>
            <w:rFonts w:ascii="Arial" w:hAnsi="Arial" w:cs="Arial"/>
          </w:rPr>
          <w:lastRenderedPageBreak/>
          <w:t>Gerente podrá realizar todas las actividades anteriores, con el complemento que este podrá añadir, servicios, habitaciones, clientes. Al igual podrá modificarlos.</w:t>
        </w:r>
      </w:ins>
    </w:p>
    <w:p w14:paraId="606799E7" w14:textId="77777777" w:rsidR="00EC5243" w:rsidRPr="00B81514" w:rsidRDefault="00EC5243">
      <w:pPr>
        <w:spacing w:line="276" w:lineRule="auto"/>
        <w:ind w:left="1418" w:firstLine="712"/>
        <w:rPr>
          <w:rFonts w:ascii="Arial" w:hAnsi="Arial" w:cs="Arial"/>
          <w:rPrChange w:id="82" w:author="David Osornio" w:date="2020-06-02T13:53:00Z">
            <w:rPr/>
          </w:rPrChange>
        </w:rPr>
        <w:pPrChange w:id="83" w:author="David Osornio" w:date="2020-06-02T13:55:00Z">
          <w:pPr>
            <w:spacing w:line="276" w:lineRule="auto"/>
          </w:pPr>
        </w:pPrChange>
      </w:pPr>
    </w:p>
    <w:p w14:paraId="465576F2" w14:textId="345571E7" w:rsidR="000C4918" w:rsidDel="00EC5243" w:rsidRDefault="000C4918" w:rsidP="00B6543E">
      <w:pPr>
        <w:pStyle w:val="Ttulo4"/>
        <w:spacing w:line="276" w:lineRule="auto"/>
        <w:ind w:left="709" w:firstLine="709"/>
        <w:jc w:val="both"/>
        <w:rPr>
          <w:del w:id="84" w:author="David Osornio" w:date="2020-06-02T14:02:00Z"/>
        </w:rPr>
      </w:pPr>
      <w:del w:id="85" w:author="David Osornio" w:date="2020-06-02T14:02:00Z">
        <w:r w:rsidRPr="000C4918" w:rsidDel="00EC5243">
          <w:delText>Periodos de operaciones interactivas y automáticas</w:delText>
        </w:r>
      </w:del>
    </w:p>
    <w:p w14:paraId="6FEB88CA" w14:textId="4CFF69DB" w:rsidR="00BF67D4" w:rsidRPr="00BF67D4" w:rsidDel="00885CCC" w:rsidRDefault="00BF67D4" w:rsidP="00B6543E">
      <w:pPr>
        <w:spacing w:line="276" w:lineRule="auto"/>
        <w:rPr>
          <w:del w:id="86" w:author="David Osornio" w:date="2020-06-02T13:50:00Z"/>
        </w:rPr>
      </w:pPr>
      <w:del w:id="87" w:author="David Osornio" w:date="2020-06-02T14:02:00Z">
        <w:r w:rsidDel="00EC5243">
          <w:tab/>
        </w:r>
        <w:r w:rsidDel="00EC5243">
          <w:tab/>
        </w:r>
        <w:r w:rsidDel="00EC5243">
          <w:tab/>
        </w:r>
      </w:del>
    </w:p>
    <w:p w14:paraId="69EE866B" w14:textId="371A5454" w:rsidR="000C4918" w:rsidDel="00885CCC" w:rsidRDefault="000C4918" w:rsidP="00B6543E">
      <w:pPr>
        <w:pStyle w:val="Ttulo4"/>
        <w:spacing w:line="276" w:lineRule="auto"/>
        <w:ind w:left="709" w:firstLine="709"/>
        <w:jc w:val="both"/>
        <w:rPr>
          <w:del w:id="88" w:author="David Osornio" w:date="2020-06-02T13:50:00Z"/>
        </w:rPr>
      </w:pPr>
      <w:del w:id="89" w:author="David Osornio" w:date="2020-06-02T13:50:00Z">
        <w:r w:rsidRPr="000C4918" w:rsidDel="00885CCC">
          <w:delText>Funciones respaldo del procesamiento de datos</w:delText>
        </w:r>
      </w:del>
    </w:p>
    <w:p w14:paraId="0073724F" w14:textId="4E33D7CB" w:rsidR="00BF67D4" w:rsidRPr="00BF67D4" w:rsidRDefault="00BF67D4" w:rsidP="00B6543E">
      <w:pPr>
        <w:spacing w:line="276" w:lineRule="auto"/>
      </w:pPr>
      <w:del w:id="90" w:author="David Osornio" w:date="2020-06-02T14:02:00Z">
        <w:r w:rsidDel="00EC5243">
          <w:tab/>
        </w:r>
        <w:r w:rsidDel="00EC5243">
          <w:tab/>
        </w:r>
        <w:r w:rsidDel="00EC5243">
          <w:tab/>
        </w:r>
      </w:del>
    </w:p>
    <w:p w14:paraId="430E59A4" w14:textId="0B83D50B" w:rsidR="00885CCC" w:rsidRPr="00885CCC" w:rsidRDefault="000C4918" w:rsidP="00885CCC">
      <w:pPr>
        <w:pStyle w:val="Ttulo4"/>
        <w:spacing w:line="276" w:lineRule="auto"/>
        <w:ind w:left="709" w:firstLine="709"/>
        <w:jc w:val="both"/>
      </w:pPr>
      <w:bookmarkStart w:id="91" w:name="_Toc42285040"/>
      <w:r w:rsidRPr="000C4918">
        <w:t xml:space="preserve">Operaciones de </w:t>
      </w:r>
      <w:proofErr w:type="spellStart"/>
      <w:r w:rsidRPr="000C4918">
        <w:t>backup</w:t>
      </w:r>
      <w:proofErr w:type="spellEnd"/>
      <w:r w:rsidRPr="000C4918">
        <w:t xml:space="preserve"> y recuperación</w:t>
      </w:r>
      <w:bookmarkEnd w:id="91"/>
    </w:p>
    <w:p w14:paraId="7EC9C6A8" w14:textId="3F7D49CA" w:rsidR="00BF67D4" w:rsidRDefault="00BF67D4">
      <w:pPr>
        <w:spacing w:line="276" w:lineRule="auto"/>
        <w:ind w:left="1418" w:firstLine="712"/>
        <w:rPr>
          <w:ins w:id="92" w:author="David Osornio" w:date="2020-06-02T13:52:00Z"/>
          <w:rFonts w:ascii="Arial" w:hAnsi="Arial" w:cs="Arial"/>
        </w:rPr>
        <w:pPrChange w:id="93" w:author="David Osornio" w:date="2020-06-02T14:01:00Z">
          <w:pPr>
            <w:spacing w:line="276" w:lineRule="auto"/>
            <w:ind w:left="1418" w:firstLine="712"/>
            <w:jc w:val="both"/>
          </w:pPr>
        </w:pPrChange>
      </w:pPr>
      <w:del w:id="94" w:author="David Osornio" w:date="2020-06-02T13:46:00Z">
        <w:r w:rsidRPr="00885CCC" w:rsidDel="00885CCC">
          <w:rPr>
            <w:rFonts w:ascii="Arial" w:hAnsi="Arial" w:cs="Arial"/>
            <w:rPrChange w:id="95" w:author="David Osornio" w:date="2020-06-02T13:45:00Z">
              <w:rPr/>
            </w:rPrChange>
          </w:rPr>
          <w:tab/>
        </w:r>
        <w:r w:rsidRPr="00885CCC" w:rsidDel="00885CCC">
          <w:rPr>
            <w:rFonts w:ascii="Arial" w:hAnsi="Arial" w:cs="Arial"/>
            <w:rPrChange w:id="96" w:author="David Osornio" w:date="2020-06-02T13:45:00Z">
              <w:rPr/>
            </w:rPrChange>
          </w:rPr>
          <w:tab/>
        </w:r>
        <w:r w:rsidRPr="00885CCC" w:rsidDel="00885CCC">
          <w:rPr>
            <w:rFonts w:ascii="Arial" w:hAnsi="Arial" w:cs="Arial"/>
            <w:rPrChange w:id="97" w:author="David Osornio" w:date="2020-06-02T13:45:00Z">
              <w:rPr/>
            </w:rPrChange>
          </w:rPr>
          <w:tab/>
        </w:r>
      </w:del>
      <w:ins w:id="98" w:author="David Osornio" w:date="2020-06-02T13:45:00Z">
        <w:r w:rsidR="00885CCC" w:rsidRPr="00885CCC">
          <w:rPr>
            <w:rFonts w:ascii="Arial" w:hAnsi="Arial" w:cs="Arial"/>
            <w:rPrChange w:id="99" w:author="David Osornio" w:date="2020-06-02T13:45:00Z">
              <w:rPr/>
            </w:rPrChange>
          </w:rPr>
          <w:t>Se</w:t>
        </w:r>
        <w:r w:rsidR="00885CCC">
          <w:rPr>
            <w:rFonts w:ascii="Arial" w:hAnsi="Arial" w:cs="Arial"/>
          </w:rPr>
          <w:t xml:space="preserve"> </w:t>
        </w:r>
      </w:ins>
      <w:ins w:id="100" w:author="David Osornio" w:date="2020-06-02T14:02:00Z">
        <w:r w:rsidR="00EC5243">
          <w:rPr>
            <w:rFonts w:ascii="Arial" w:hAnsi="Arial" w:cs="Arial"/>
          </w:rPr>
          <w:t>realizará</w:t>
        </w:r>
      </w:ins>
      <w:ins w:id="101" w:author="David Osornio" w:date="2020-06-02T13:45:00Z">
        <w:r w:rsidR="00885CCC">
          <w:rPr>
            <w:rFonts w:ascii="Arial" w:hAnsi="Arial" w:cs="Arial"/>
          </w:rPr>
          <w:t xml:space="preserve"> un </w:t>
        </w:r>
        <w:proofErr w:type="spellStart"/>
        <w:r w:rsidR="00885CCC">
          <w:rPr>
            <w:rFonts w:ascii="Arial" w:hAnsi="Arial" w:cs="Arial"/>
          </w:rPr>
          <w:t>backup</w:t>
        </w:r>
        <w:proofErr w:type="spellEnd"/>
        <w:r w:rsidR="00885CCC">
          <w:rPr>
            <w:rFonts w:ascii="Arial" w:hAnsi="Arial" w:cs="Arial"/>
          </w:rPr>
          <w:t xml:space="preserve"> de </w:t>
        </w:r>
      </w:ins>
      <w:ins w:id="102" w:author="David Osornio" w:date="2020-06-02T13:50:00Z">
        <w:r w:rsidR="00885CCC">
          <w:rPr>
            <w:rFonts w:ascii="Arial" w:hAnsi="Arial" w:cs="Arial"/>
          </w:rPr>
          <w:t xml:space="preserve">tablas </w:t>
        </w:r>
      </w:ins>
      <w:ins w:id="103" w:author="David Osornio" w:date="2020-06-02T13:52:00Z">
        <w:r w:rsidR="00885CCC">
          <w:rPr>
            <w:rFonts w:ascii="Arial" w:hAnsi="Arial" w:cs="Arial"/>
          </w:rPr>
          <w:t>específicas,</w:t>
        </w:r>
      </w:ins>
      <w:ins w:id="104" w:author="David Osornio" w:date="2020-06-02T13:46:00Z">
        <w:r w:rsidR="00885CCC">
          <w:rPr>
            <w:rFonts w:ascii="Arial" w:hAnsi="Arial" w:cs="Arial"/>
          </w:rPr>
          <w:t xml:space="preserve"> cada </w:t>
        </w:r>
      </w:ins>
      <w:ins w:id="105" w:author="David Osornio" w:date="2020-06-02T13:50:00Z">
        <w:r w:rsidR="00885CCC">
          <w:rPr>
            <w:rFonts w:ascii="Arial" w:hAnsi="Arial" w:cs="Arial"/>
          </w:rPr>
          <w:t>vez</w:t>
        </w:r>
      </w:ins>
      <w:ins w:id="106" w:author="David Osornio" w:date="2020-06-02T13:46:00Z">
        <w:r w:rsidR="00885CCC">
          <w:rPr>
            <w:rFonts w:ascii="Arial" w:hAnsi="Arial" w:cs="Arial"/>
          </w:rPr>
          <w:t xml:space="preserve"> que se realice un commit</w:t>
        </w:r>
      </w:ins>
      <w:ins w:id="107" w:author="David Osornio" w:date="2020-06-02T13:51:00Z">
        <w:r w:rsidR="00885CCC">
          <w:rPr>
            <w:rFonts w:ascii="Arial" w:hAnsi="Arial" w:cs="Arial"/>
            <w:vertAlign w:val="superscript"/>
          </w:rPr>
          <w:t>5</w:t>
        </w:r>
      </w:ins>
      <w:ins w:id="108" w:author="David Osornio" w:date="2020-06-02T13:50:00Z">
        <w:r w:rsidR="00885CCC">
          <w:rPr>
            <w:rFonts w:ascii="Arial" w:hAnsi="Arial" w:cs="Arial"/>
          </w:rPr>
          <w:t xml:space="preserve"> en el caso se realice una reserva exitosa</w:t>
        </w:r>
      </w:ins>
      <w:ins w:id="109" w:author="David Osornio" w:date="2020-06-02T13:48:00Z">
        <w:r w:rsidR="00885CCC">
          <w:rPr>
            <w:rFonts w:ascii="Arial" w:hAnsi="Arial" w:cs="Arial"/>
          </w:rPr>
          <w:t>.</w:t>
        </w:r>
      </w:ins>
    </w:p>
    <w:p w14:paraId="06277F34" w14:textId="2AD5F2AD" w:rsidR="00885CCC" w:rsidRDefault="00885CCC">
      <w:pPr>
        <w:spacing w:line="276" w:lineRule="auto"/>
        <w:ind w:left="1418" w:firstLine="712"/>
        <w:rPr>
          <w:ins w:id="110" w:author="David Osornio" w:date="2020-06-02T13:48:00Z"/>
          <w:rFonts w:ascii="Arial" w:hAnsi="Arial" w:cs="Arial"/>
        </w:rPr>
        <w:pPrChange w:id="111" w:author="David Osornio" w:date="2020-06-02T14:01:00Z">
          <w:pPr>
            <w:spacing w:line="276" w:lineRule="auto"/>
            <w:ind w:left="1418" w:firstLine="712"/>
            <w:jc w:val="both"/>
          </w:pPr>
        </w:pPrChange>
      </w:pPr>
      <w:ins w:id="112" w:author="David Osornio" w:date="2020-06-02T13:52:00Z">
        <w:r>
          <w:rPr>
            <w:rFonts w:ascii="Arial" w:hAnsi="Arial" w:cs="Arial"/>
          </w:rPr>
          <w:t xml:space="preserve">La </w:t>
        </w:r>
      </w:ins>
      <w:ins w:id="113" w:author="David Osornio" w:date="2020-06-02T13:53:00Z">
        <w:r>
          <w:rPr>
            <w:rFonts w:ascii="Arial" w:hAnsi="Arial" w:cs="Arial"/>
          </w:rPr>
          <w:t xml:space="preserve">recuperación </w:t>
        </w:r>
      </w:ins>
    </w:p>
    <w:p w14:paraId="3F1D8897" w14:textId="77777777" w:rsidR="00885CCC" w:rsidRPr="00885CCC" w:rsidRDefault="00885CCC">
      <w:pPr>
        <w:spacing w:line="276" w:lineRule="auto"/>
        <w:ind w:left="1418" w:firstLine="712"/>
        <w:jc w:val="both"/>
        <w:rPr>
          <w:rFonts w:ascii="Arial" w:hAnsi="Arial" w:cs="Arial"/>
          <w:rPrChange w:id="114" w:author="David Osornio" w:date="2020-06-02T13:47:00Z">
            <w:rPr/>
          </w:rPrChange>
        </w:rPr>
        <w:pPrChange w:id="115" w:author="David Osornio" w:date="2020-06-02T13:46:00Z">
          <w:pPr>
            <w:spacing w:line="276" w:lineRule="auto"/>
          </w:pPr>
        </w:pPrChange>
      </w:pPr>
    </w:p>
    <w:p w14:paraId="70EF179D" w14:textId="7AF47A9A" w:rsidR="000C4918" w:rsidDel="00885CCC" w:rsidRDefault="000C4918" w:rsidP="00B6543E">
      <w:pPr>
        <w:pStyle w:val="Ttulo3"/>
        <w:spacing w:line="276" w:lineRule="auto"/>
        <w:ind w:firstLine="709"/>
        <w:jc w:val="both"/>
        <w:rPr>
          <w:del w:id="116" w:author="David Osornio" w:date="2020-06-02T13:49:00Z"/>
        </w:rPr>
      </w:pPr>
      <w:del w:id="117" w:author="David Osornio" w:date="2020-06-02T13:49:00Z">
        <w:r w:rsidRPr="000C4918" w:rsidDel="00885CCC">
          <w:delText>Requerimientos para adaptarse a la ubicación</w:delText>
        </w:r>
      </w:del>
    </w:p>
    <w:p w14:paraId="04EC53E5" w14:textId="5E6B25BA" w:rsidR="00BF67D4" w:rsidRPr="00BF67D4" w:rsidDel="00885CCC" w:rsidRDefault="00BF67D4" w:rsidP="00B6543E">
      <w:pPr>
        <w:spacing w:line="276" w:lineRule="auto"/>
        <w:rPr>
          <w:del w:id="118" w:author="David Osornio" w:date="2020-06-02T13:49:00Z"/>
        </w:rPr>
      </w:pPr>
      <w:del w:id="119" w:author="David Osornio" w:date="2020-06-02T13:49:00Z">
        <w:r w:rsidDel="00885CCC">
          <w:tab/>
        </w:r>
        <w:r w:rsidDel="00885CCC">
          <w:tab/>
        </w:r>
      </w:del>
    </w:p>
    <w:p w14:paraId="100A25DE" w14:textId="1574D205" w:rsidR="000C4918" w:rsidDel="00885CCC" w:rsidRDefault="000C4918" w:rsidP="00B6543E">
      <w:pPr>
        <w:pStyle w:val="Ttulo4"/>
        <w:spacing w:line="276" w:lineRule="auto"/>
        <w:ind w:left="709" w:firstLine="709"/>
        <w:jc w:val="both"/>
        <w:rPr>
          <w:del w:id="120" w:author="David Osornio" w:date="2020-06-02T13:49:00Z"/>
        </w:rPr>
      </w:pPr>
      <w:del w:id="121" w:author="David Osornio" w:date="2020-06-02T13:49:00Z">
        <w:r w:rsidRPr="000C4918" w:rsidDel="00885CCC">
          <w:delText>Indicar cualquier dato o secuencia de inicialización específico de cualquier lugar, modo de operación.</w:delText>
        </w:r>
      </w:del>
    </w:p>
    <w:p w14:paraId="25F2A2D0" w14:textId="3276C770" w:rsidR="00BF67D4" w:rsidRPr="00BF67D4" w:rsidDel="00885CCC" w:rsidRDefault="00BF67D4" w:rsidP="00B6543E">
      <w:pPr>
        <w:spacing w:line="276" w:lineRule="auto"/>
        <w:rPr>
          <w:del w:id="122" w:author="David Osornio" w:date="2020-06-02T13:49:00Z"/>
        </w:rPr>
      </w:pPr>
      <w:del w:id="123" w:author="David Osornio" w:date="2020-06-02T13:49:00Z">
        <w:r w:rsidDel="00885CCC">
          <w:tab/>
        </w:r>
        <w:r w:rsidDel="00885CCC">
          <w:tab/>
        </w:r>
        <w:r w:rsidDel="00885CCC">
          <w:tab/>
        </w:r>
      </w:del>
    </w:p>
    <w:p w14:paraId="64D4F991" w14:textId="176E11A8" w:rsidR="000C4918" w:rsidDel="00885CCC" w:rsidRDefault="000C4918" w:rsidP="00B6543E">
      <w:pPr>
        <w:pStyle w:val="Ttulo4"/>
        <w:spacing w:line="276" w:lineRule="auto"/>
        <w:ind w:left="709" w:firstLine="709"/>
        <w:jc w:val="both"/>
        <w:rPr>
          <w:del w:id="124" w:author="David Osornio" w:date="2020-06-02T13:49:00Z"/>
        </w:rPr>
      </w:pPr>
      <w:del w:id="125" w:author="David Osornio" w:date="2020-06-02T13:49:00Z">
        <w:r w:rsidRPr="000C4918" w:rsidDel="00885CCC">
          <w:delText>Características que deben ser modificadas para una instalación en particular.</w:delText>
        </w:r>
      </w:del>
    </w:p>
    <w:p w14:paraId="323D8384" w14:textId="6F5177EE" w:rsidR="00BF67D4" w:rsidRPr="00BF67D4" w:rsidDel="00885CCC" w:rsidRDefault="00BF67D4" w:rsidP="00B6543E">
      <w:pPr>
        <w:spacing w:line="276" w:lineRule="auto"/>
        <w:rPr>
          <w:del w:id="126" w:author="David Osornio" w:date="2020-06-02T13:49:00Z"/>
        </w:rPr>
      </w:pPr>
      <w:del w:id="127" w:author="David Osornio" w:date="2020-06-02T13:49:00Z">
        <w:r w:rsidDel="00885CCC">
          <w:tab/>
        </w:r>
        <w:r w:rsidDel="00885CCC">
          <w:tab/>
        </w:r>
        <w:r w:rsidDel="00885CCC">
          <w:tab/>
        </w:r>
      </w:del>
    </w:p>
    <w:p w14:paraId="47C03299" w14:textId="2372CE4A" w:rsidR="000C4918" w:rsidRPr="000C4918" w:rsidDel="00885CCC" w:rsidRDefault="000C4918" w:rsidP="00B6543E">
      <w:pPr>
        <w:spacing w:line="276" w:lineRule="auto"/>
        <w:jc w:val="both"/>
        <w:rPr>
          <w:del w:id="128" w:author="David Osornio" w:date="2020-06-02T13:49:00Z"/>
        </w:rPr>
      </w:pPr>
    </w:p>
    <w:p w14:paraId="0517C2EF" w14:textId="33C6C474" w:rsidR="000C4918" w:rsidRDefault="000C4918" w:rsidP="00B6543E">
      <w:pPr>
        <w:pStyle w:val="Ttulo2"/>
        <w:spacing w:line="276" w:lineRule="auto"/>
        <w:jc w:val="both"/>
      </w:pPr>
      <w:bookmarkStart w:id="129" w:name="_Toc42285041"/>
      <w:r>
        <w:t>Funciones del producto</w:t>
      </w:r>
      <w:bookmarkEnd w:id="129"/>
    </w:p>
    <w:p w14:paraId="6B6B7586" w14:textId="1488784A" w:rsidR="00C248F7" w:rsidRDefault="00C248F7" w:rsidP="00B6543E">
      <w:pPr>
        <w:spacing w:line="276" w:lineRule="auto"/>
      </w:pPr>
    </w:p>
    <w:p w14:paraId="1A5E3BDE" w14:textId="5F57B4CE" w:rsidR="00C248F7" w:rsidRDefault="00C248F7" w:rsidP="00B6543E">
      <w:pPr>
        <w:spacing w:line="276" w:lineRule="auto"/>
        <w:jc w:val="both"/>
        <w:rPr>
          <w:rFonts w:ascii="Arial" w:hAnsi="Arial" w:cs="Arial"/>
        </w:rPr>
      </w:pPr>
      <w:r w:rsidRPr="00C248F7">
        <w:rPr>
          <w:rFonts w:ascii="Arial" w:hAnsi="Arial" w:cs="Arial"/>
        </w:rPr>
        <w:tab/>
        <w:t xml:space="preserve">El funcionamiento principal </w:t>
      </w:r>
      <w:r>
        <w:rPr>
          <w:rFonts w:ascii="Arial" w:hAnsi="Arial" w:cs="Arial"/>
        </w:rPr>
        <w:t>será como se había comentado al inicio de este documento</w:t>
      </w:r>
      <w:r w:rsidR="00B10D49">
        <w:rPr>
          <w:rFonts w:ascii="Arial" w:hAnsi="Arial" w:cs="Arial"/>
        </w:rPr>
        <w:t xml:space="preserve"> (cotización y reserva)</w:t>
      </w:r>
      <w:r>
        <w:rPr>
          <w:rFonts w:ascii="Arial" w:hAnsi="Arial" w:cs="Arial"/>
        </w:rPr>
        <w:t>, enlistaremos las funciones a realizar por el lado del cliente seguidas de las funciones del lado del administrador.</w:t>
      </w:r>
    </w:p>
    <w:p w14:paraId="47D70132" w14:textId="1E55A904" w:rsidR="00C248F7" w:rsidRDefault="00C248F7" w:rsidP="00B6543E">
      <w:pPr>
        <w:spacing w:line="276" w:lineRule="auto"/>
        <w:rPr>
          <w:rFonts w:ascii="Arial" w:hAnsi="Arial" w:cs="Arial"/>
        </w:rPr>
      </w:pPr>
    </w:p>
    <w:p w14:paraId="5741CDBA" w14:textId="41EDECDB" w:rsidR="00C248F7" w:rsidRDefault="00C248F7" w:rsidP="00B6543E">
      <w:pPr>
        <w:spacing w:line="276" w:lineRule="auto"/>
        <w:rPr>
          <w:rFonts w:ascii="Arial" w:hAnsi="Arial" w:cs="Arial"/>
        </w:rPr>
      </w:pPr>
      <w:r>
        <w:rPr>
          <w:rFonts w:ascii="Arial" w:hAnsi="Arial" w:cs="Arial"/>
        </w:rPr>
        <w:t>Cliente:</w:t>
      </w:r>
    </w:p>
    <w:p w14:paraId="5FA4763B" w14:textId="77777777" w:rsidR="00C248F7" w:rsidRDefault="00C248F7" w:rsidP="00B6543E">
      <w:pPr>
        <w:spacing w:line="276" w:lineRule="auto"/>
        <w:jc w:val="both"/>
        <w:rPr>
          <w:rFonts w:ascii="Arial" w:hAnsi="Arial" w:cs="Arial"/>
        </w:rPr>
      </w:pPr>
    </w:p>
    <w:p w14:paraId="0B516203" w14:textId="77777777" w:rsidR="00B10D49" w:rsidRDefault="00C248F7" w:rsidP="00B6543E">
      <w:pPr>
        <w:spacing w:line="276" w:lineRule="auto"/>
        <w:ind w:left="709"/>
        <w:jc w:val="both"/>
        <w:rPr>
          <w:rFonts w:ascii="Arial" w:hAnsi="Arial" w:cs="Arial"/>
        </w:rPr>
      </w:pPr>
      <w:r>
        <w:rPr>
          <w:rFonts w:ascii="Arial" w:hAnsi="Arial" w:cs="Arial"/>
        </w:rPr>
        <w:t>Acción 1: La cotización de un tiempo indefinido de estancia dentro del hotel, pudiendo añadir servicios adicionales (por el momento solo paseo en lancha o renta de motos de agua) dándole la opción de escoger su tipo de habitación.</w:t>
      </w:r>
      <w:r w:rsidR="00B10D49">
        <w:rPr>
          <w:rFonts w:ascii="Arial" w:hAnsi="Arial" w:cs="Arial"/>
        </w:rPr>
        <w:t xml:space="preserve"> </w:t>
      </w:r>
    </w:p>
    <w:p w14:paraId="527B63DB" w14:textId="760CC773" w:rsidR="00C248F7" w:rsidRDefault="00B10D49" w:rsidP="00B6543E">
      <w:pPr>
        <w:spacing w:line="276" w:lineRule="auto"/>
        <w:ind w:left="709" w:firstLine="709"/>
        <w:jc w:val="both"/>
        <w:rPr>
          <w:rFonts w:ascii="Arial" w:hAnsi="Arial" w:cs="Arial"/>
        </w:rPr>
      </w:pPr>
      <w:r>
        <w:rPr>
          <w:rFonts w:ascii="Arial" w:hAnsi="Arial" w:cs="Arial"/>
        </w:rPr>
        <w:t xml:space="preserve">Cabe mencionar que la cotización solo será algo demostrativo del costo de una reserva y no se </w:t>
      </w:r>
      <w:r w:rsidR="00744038">
        <w:rPr>
          <w:rFonts w:ascii="Arial" w:hAnsi="Arial" w:cs="Arial"/>
        </w:rPr>
        <w:t>garantizará</w:t>
      </w:r>
      <w:r>
        <w:rPr>
          <w:rFonts w:ascii="Arial" w:hAnsi="Arial" w:cs="Arial"/>
        </w:rPr>
        <w:t xml:space="preserve"> mantener los servicios disponibles a dicha reserva, ya que, si existiera un usuario que reservará en la misma fecha, misma habitación y después el usuario que realizo la cotización se decide a reservar, esta acción no se podrá realizar para el usuario que realizo la cotización y después de un lapso de tiempo se decide a reservar</w:t>
      </w:r>
    </w:p>
    <w:p w14:paraId="335C6DBE" w14:textId="36D3B914" w:rsidR="00C248F7" w:rsidRDefault="00C248F7" w:rsidP="00B6543E">
      <w:pPr>
        <w:spacing w:line="276" w:lineRule="auto"/>
        <w:ind w:left="709"/>
        <w:jc w:val="both"/>
        <w:rPr>
          <w:rFonts w:ascii="Arial" w:hAnsi="Arial" w:cs="Arial"/>
        </w:rPr>
      </w:pPr>
    </w:p>
    <w:p w14:paraId="73701525" w14:textId="7230A0EB" w:rsidR="00C248F7" w:rsidRDefault="00C248F7" w:rsidP="00B6543E">
      <w:pPr>
        <w:spacing w:line="276" w:lineRule="auto"/>
        <w:ind w:left="709"/>
        <w:jc w:val="both"/>
        <w:rPr>
          <w:rFonts w:ascii="Arial" w:hAnsi="Arial" w:cs="Arial"/>
        </w:rPr>
      </w:pPr>
      <w:r>
        <w:rPr>
          <w:rFonts w:ascii="Arial" w:hAnsi="Arial" w:cs="Arial"/>
        </w:rPr>
        <w:t>Acción 2: La reserva de las habitaciones escogidas por el cliente por un tiempo indefinido pudiendo añadir servicios adicionales (paseos en lancha o renta de motos).</w:t>
      </w:r>
    </w:p>
    <w:p w14:paraId="4E9A52C7" w14:textId="11667C6E" w:rsidR="00D4789A" w:rsidRDefault="00D4789A" w:rsidP="00B6543E">
      <w:pPr>
        <w:spacing w:line="276" w:lineRule="auto"/>
        <w:ind w:left="709"/>
        <w:jc w:val="both"/>
        <w:rPr>
          <w:rFonts w:ascii="Arial" w:hAnsi="Arial" w:cs="Arial"/>
        </w:rPr>
      </w:pPr>
    </w:p>
    <w:p w14:paraId="23C03D29" w14:textId="2D4ACF2C" w:rsidR="00D4789A" w:rsidRDefault="00D4789A" w:rsidP="00B6543E">
      <w:pPr>
        <w:spacing w:line="276" w:lineRule="auto"/>
        <w:ind w:left="709"/>
        <w:jc w:val="both"/>
        <w:rPr>
          <w:rFonts w:ascii="Arial" w:hAnsi="Arial" w:cs="Arial"/>
        </w:rPr>
      </w:pPr>
      <w:r>
        <w:rPr>
          <w:rFonts w:ascii="Arial" w:hAnsi="Arial" w:cs="Arial"/>
        </w:rPr>
        <w:t xml:space="preserve">Acción 3: LA compra de servicios básicos, dependiendo del tipo de habitación según su categoría si no cuenta con ellas. </w:t>
      </w:r>
      <w:r w:rsidR="00EB1641">
        <w:rPr>
          <w:rFonts w:ascii="Arial" w:hAnsi="Arial" w:cs="Arial"/>
        </w:rPr>
        <w:t>Como,</w:t>
      </w:r>
      <w:r>
        <w:rPr>
          <w:rFonts w:ascii="Arial" w:hAnsi="Arial" w:cs="Arial"/>
        </w:rPr>
        <w:t xml:space="preserve"> por ejemplo, comidas, servicio de </w:t>
      </w:r>
      <w:commentRangeStart w:id="130"/>
      <w:r>
        <w:rPr>
          <w:rFonts w:ascii="Arial" w:hAnsi="Arial" w:cs="Arial"/>
        </w:rPr>
        <w:t>TV</w:t>
      </w:r>
      <w:commentRangeEnd w:id="130"/>
      <w:r w:rsidR="00301897">
        <w:rPr>
          <w:rStyle w:val="Refdecomentario"/>
          <w:rFonts w:cs="Mangal"/>
        </w:rPr>
        <w:commentReference w:id="130"/>
      </w:r>
      <w:r>
        <w:rPr>
          <w:rFonts w:ascii="Arial" w:hAnsi="Arial" w:cs="Arial"/>
        </w:rPr>
        <w:t>.</w:t>
      </w:r>
    </w:p>
    <w:p w14:paraId="0574E18D" w14:textId="6FFD978A" w:rsidR="00C248F7" w:rsidRDefault="00C248F7" w:rsidP="00B6543E">
      <w:pPr>
        <w:spacing w:line="276" w:lineRule="auto"/>
        <w:jc w:val="both"/>
        <w:rPr>
          <w:rFonts w:ascii="Arial" w:hAnsi="Arial" w:cs="Arial"/>
        </w:rPr>
      </w:pPr>
    </w:p>
    <w:p w14:paraId="6EAB879C" w14:textId="0C58FC35" w:rsidR="00C248F7" w:rsidRDefault="00C248F7" w:rsidP="00B6543E">
      <w:pPr>
        <w:spacing w:line="276" w:lineRule="auto"/>
        <w:jc w:val="both"/>
        <w:rPr>
          <w:rFonts w:ascii="Arial" w:hAnsi="Arial" w:cs="Arial"/>
        </w:rPr>
      </w:pPr>
      <w:del w:id="131" w:author="David Osornio" w:date="2020-06-02T13:58:00Z">
        <w:r w:rsidDel="00B81514">
          <w:rPr>
            <w:rFonts w:ascii="Arial" w:hAnsi="Arial" w:cs="Arial"/>
          </w:rPr>
          <w:delText>Administrador</w:delText>
        </w:r>
        <w:r w:rsidR="00B10D49" w:rsidDel="00B81514">
          <w:rPr>
            <w:rFonts w:ascii="Arial" w:hAnsi="Arial" w:cs="Arial"/>
            <w:vertAlign w:val="superscript"/>
          </w:rPr>
          <w:delText>2</w:delText>
        </w:r>
      </w:del>
      <w:ins w:id="132" w:author="David Osornio" w:date="2020-06-02T13:58:00Z">
        <w:r w:rsidR="00B81514">
          <w:rPr>
            <w:rFonts w:ascii="Arial" w:hAnsi="Arial" w:cs="Arial"/>
          </w:rPr>
          <w:t>Recepcionista</w:t>
        </w:r>
      </w:ins>
      <w:r>
        <w:rPr>
          <w:rFonts w:ascii="Arial" w:hAnsi="Arial" w:cs="Arial"/>
        </w:rPr>
        <w:t>:</w:t>
      </w:r>
    </w:p>
    <w:p w14:paraId="64602502" w14:textId="5778A427" w:rsidR="00B10D49" w:rsidRDefault="00B10D49" w:rsidP="00B6543E">
      <w:pPr>
        <w:spacing w:line="276" w:lineRule="auto"/>
        <w:jc w:val="both"/>
        <w:rPr>
          <w:rFonts w:ascii="Arial" w:hAnsi="Arial" w:cs="Arial"/>
        </w:rPr>
      </w:pPr>
    </w:p>
    <w:p w14:paraId="4A3E519F" w14:textId="22F8EFB2" w:rsidR="00B10D49" w:rsidRDefault="00B10D49" w:rsidP="00B6543E">
      <w:pPr>
        <w:spacing w:line="276" w:lineRule="auto"/>
        <w:ind w:left="705"/>
        <w:jc w:val="both"/>
        <w:rPr>
          <w:rFonts w:ascii="Arial" w:hAnsi="Arial" w:cs="Arial"/>
        </w:rPr>
      </w:pPr>
      <w:r>
        <w:rPr>
          <w:rFonts w:ascii="Arial" w:hAnsi="Arial" w:cs="Arial"/>
        </w:rPr>
        <w:t xml:space="preserve">Accion1: Visualización de las reservas activas </w:t>
      </w:r>
      <w:r w:rsidR="00317EB5">
        <w:rPr>
          <w:rFonts w:ascii="Arial" w:hAnsi="Arial" w:cs="Arial"/>
        </w:rPr>
        <w:t xml:space="preserve">dentro del mismo </w:t>
      </w:r>
      <w:r w:rsidR="00744038">
        <w:rPr>
          <w:rFonts w:ascii="Arial" w:hAnsi="Arial" w:cs="Arial"/>
        </w:rPr>
        <w:t>sitio,</w:t>
      </w:r>
      <w:r w:rsidR="00317EB5">
        <w:rPr>
          <w:rFonts w:ascii="Arial" w:hAnsi="Arial" w:cs="Arial"/>
        </w:rPr>
        <w:t xml:space="preserve"> pero restringiendo el acceso a esta interfaz a los clientes.</w:t>
      </w:r>
    </w:p>
    <w:p w14:paraId="08D784A1" w14:textId="4F07D5E6" w:rsidR="00317EB5" w:rsidRDefault="00317EB5" w:rsidP="00B6543E">
      <w:pPr>
        <w:spacing w:line="276" w:lineRule="auto"/>
        <w:jc w:val="both"/>
        <w:rPr>
          <w:rFonts w:ascii="Arial" w:hAnsi="Arial" w:cs="Arial"/>
        </w:rPr>
      </w:pPr>
    </w:p>
    <w:p w14:paraId="7AA5C858" w14:textId="39EB4802" w:rsidR="00317EB5" w:rsidRDefault="00317EB5" w:rsidP="00B6543E">
      <w:pPr>
        <w:spacing w:line="276" w:lineRule="auto"/>
        <w:ind w:left="705"/>
        <w:jc w:val="both"/>
        <w:rPr>
          <w:rFonts w:ascii="Arial" w:hAnsi="Arial" w:cs="Arial"/>
        </w:rPr>
      </w:pPr>
      <w:r>
        <w:rPr>
          <w:rFonts w:ascii="Arial" w:hAnsi="Arial" w:cs="Arial"/>
        </w:rPr>
        <w:lastRenderedPageBreak/>
        <w:t xml:space="preserve">Accion2: Siempre y cuando se tenga disponibilidad </w:t>
      </w:r>
      <w:r w:rsidR="00744038">
        <w:rPr>
          <w:rFonts w:ascii="Arial" w:hAnsi="Arial" w:cs="Arial"/>
        </w:rPr>
        <w:t>de servicios y habitaciones se podrá realizar la renta de estos en el momento que el cliente acuda a la recepción y la reserva sea para ese mismo momento.</w:t>
      </w:r>
    </w:p>
    <w:p w14:paraId="12363611" w14:textId="12E59E36" w:rsidR="00CD26C0" w:rsidDel="00B81514" w:rsidRDefault="00CD26C0" w:rsidP="00B6543E">
      <w:pPr>
        <w:spacing w:line="276" w:lineRule="auto"/>
        <w:jc w:val="both"/>
        <w:rPr>
          <w:del w:id="133" w:author="David Osornio" w:date="2020-06-02T13:56:00Z"/>
          <w:rFonts w:ascii="Arial" w:hAnsi="Arial" w:cs="Arial"/>
        </w:rPr>
      </w:pPr>
    </w:p>
    <w:p w14:paraId="0DF3343E" w14:textId="77777777" w:rsidR="00B81514" w:rsidRDefault="00B81514" w:rsidP="00B6543E">
      <w:pPr>
        <w:spacing w:line="276" w:lineRule="auto"/>
        <w:ind w:left="705"/>
        <w:jc w:val="both"/>
        <w:rPr>
          <w:ins w:id="134" w:author="David Osornio" w:date="2020-06-02T13:58:00Z"/>
          <w:rFonts w:ascii="Arial" w:hAnsi="Arial" w:cs="Arial"/>
        </w:rPr>
      </w:pPr>
    </w:p>
    <w:p w14:paraId="1373B06B" w14:textId="017A2CFB" w:rsidR="00CD26C0" w:rsidDel="00B81514" w:rsidRDefault="00B81514" w:rsidP="00B6543E">
      <w:pPr>
        <w:spacing w:line="276" w:lineRule="auto"/>
        <w:jc w:val="both"/>
        <w:rPr>
          <w:del w:id="135" w:author="David Osornio" w:date="2020-06-02T13:56:00Z"/>
          <w:rFonts w:ascii="Arial" w:hAnsi="Arial" w:cs="Arial"/>
        </w:rPr>
      </w:pPr>
      <w:ins w:id="136" w:author="David Osornio" w:date="2020-06-02T13:58:00Z">
        <w:r>
          <w:rPr>
            <w:rFonts w:ascii="Arial" w:hAnsi="Arial" w:cs="Arial"/>
          </w:rPr>
          <w:t>Gerente:</w:t>
        </w:r>
      </w:ins>
    </w:p>
    <w:p w14:paraId="471C5AF8" w14:textId="77777777" w:rsidR="00B81514" w:rsidRDefault="00B81514" w:rsidP="00B6543E">
      <w:pPr>
        <w:spacing w:line="276" w:lineRule="auto"/>
        <w:jc w:val="both"/>
        <w:rPr>
          <w:ins w:id="137" w:author="David Osornio" w:date="2020-06-02T13:58:00Z"/>
          <w:rFonts w:ascii="Arial" w:hAnsi="Arial" w:cs="Arial"/>
        </w:rPr>
      </w:pPr>
    </w:p>
    <w:p w14:paraId="38CA11E6" w14:textId="1708CFC8" w:rsidR="00CD26C0" w:rsidDel="00B81514" w:rsidRDefault="00CD26C0" w:rsidP="00B6543E">
      <w:pPr>
        <w:spacing w:line="276" w:lineRule="auto"/>
        <w:jc w:val="both"/>
        <w:rPr>
          <w:del w:id="138" w:author="David Osornio" w:date="2020-06-02T13:56:00Z"/>
          <w:rFonts w:ascii="Arial" w:hAnsi="Arial" w:cs="Arial"/>
        </w:rPr>
      </w:pPr>
      <w:del w:id="139" w:author="David Osornio" w:date="2020-06-02T13:56:00Z">
        <w:r w:rsidDel="00B81514">
          <w:rPr>
            <w:rFonts w:ascii="Arial" w:hAnsi="Arial" w:cs="Arial"/>
          </w:rPr>
          <w:delText>Administrador legitimo</w:delText>
        </w:r>
        <w:r w:rsidDel="00B81514">
          <w:rPr>
            <w:rFonts w:ascii="Arial" w:hAnsi="Arial" w:cs="Arial"/>
            <w:vertAlign w:val="superscript"/>
          </w:rPr>
          <w:delText>3</w:delText>
        </w:r>
        <w:r w:rsidDel="00B81514">
          <w:rPr>
            <w:rFonts w:ascii="Arial" w:hAnsi="Arial" w:cs="Arial"/>
          </w:rPr>
          <w:delText>:</w:delText>
        </w:r>
      </w:del>
    </w:p>
    <w:p w14:paraId="23804B62" w14:textId="0BD8C17A" w:rsidR="00CD26C0" w:rsidRDefault="00CD26C0" w:rsidP="00B6543E">
      <w:pPr>
        <w:spacing w:line="276" w:lineRule="auto"/>
        <w:jc w:val="both"/>
        <w:rPr>
          <w:rFonts w:ascii="Arial" w:hAnsi="Arial" w:cs="Arial"/>
        </w:rPr>
      </w:pPr>
    </w:p>
    <w:p w14:paraId="39B37330" w14:textId="26E5E465" w:rsidR="00C248F7" w:rsidRDefault="00CD26C0" w:rsidP="00B6543E">
      <w:pPr>
        <w:spacing w:line="276" w:lineRule="auto"/>
        <w:ind w:left="705"/>
        <w:jc w:val="both"/>
        <w:rPr>
          <w:rFonts w:ascii="Arial" w:hAnsi="Arial" w:cs="Arial"/>
        </w:rPr>
      </w:pPr>
      <w:r>
        <w:rPr>
          <w:rFonts w:ascii="Arial" w:hAnsi="Arial" w:cs="Arial"/>
        </w:rPr>
        <w:t xml:space="preserve">Acción 1: Capacidad de añadir, suspender </w:t>
      </w:r>
      <w:r w:rsidR="0058442A">
        <w:rPr>
          <w:rFonts w:ascii="Arial" w:hAnsi="Arial" w:cs="Arial"/>
        </w:rPr>
        <w:t>servicios,</w:t>
      </w:r>
      <w:r>
        <w:rPr>
          <w:rFonts w:ascii="Arial" w:hAnsi="Arial" w:cs="Arial"/>
        </w:rPr>
        <w:t xml:space="preserve"> así como número de habitaciones, además de la capacidad de crear nuevos diseños de habitación dentro del sistema</w:t>
      </w:r>
      <w:r w:rsidR="008A6D1F">
        <w:rPr>
          <w:rFonts w:ascii="Arial" w:hAnsi="Arial" w:cs="Arial"/>
        </w:rPr>
        <w:t>. Al igual que añadir nuevos usuarios.</w:t>
      </w:r>
    </w:p>
    <w:p w14:paraId="0F4187F3" w14:textId="20102AE4" w:rsidR="00EB1641" w:rsidRDefault="00EB1641" w:rsidP="00B6543E">
      <w:pPr>
        <w:spacing w:line="276" w:lineRule="auto"/>
        <w:ind w:left="705"/>
        <w:jc w:val="both"/>
        <w:rPr>
          <w:ins w:id="140" w:author="David Osornio" w:date="2020-06-02T14:12:00Z"/>
          <w:rFonts w:ascii="Arial" w:hAnsi="Arial" w:cs="Arial"/>
        </w:rPr>
      </w:pPr>
    </w:p>
    <w:p w14:paraId="274A2289" w14:textId="4A784DDD" w:rsidR="00190C2A" w:rsidRDefault="00190C2A" w:rsidP="00B6543E">
      <w:pPr>
        <w:spacing w:line="276" w:lineRule="auto"/>
        <w:ind w:left="705"/>
        <w:jc w:val="both"/>
        <w:rPr>
          <w:ins w:id="141" w:author="David Osornio" w:date="2020-06-02T14:12:00Z"/>
          <w:rFonts w:ascii="Arial" w:hAnsi="Arial" w:cs="Arial"/>
        </w:rPr>
      </w:pPr>
    </w:p>
    <w:p w14:paraId="044FF373" w14:textId="715BEFAF" w:rsidR="00190C2A" w:rsidRDefault="00190C2A" w:rsidP="00B6543E">
      <w:pPr>
        <w:spacing w:line="276" w:lineRule="auto"/>
        <w:ind w:left="705"/>
        <w:jc w:val="both"/>
        <w:rPr>
          <w:ins w:id="142" w:author="David Osornio" w:date="2020-06-04T11:32:00Z"/>
          <w:rFonts w:ascii="Arial" w:hAnsi="Arial" w:cs="Arial"/>
        </w:rPr>
      </w:pPr>
      <w:commentRangeStart w:id="143"/>
      <w:ins w:id="144" w:author="David Osornio" w:date="2020-06-02T14:12:00Z">
        <w:r>
          <w:rPr>
            <w:rFonts w:ascii="Arial" w:hAnsi="Arial" w:cs="Arial"/>
          </w:rPr>
          <w:t>Véase lo siguiente</w:t>
        </w:r>
      </w:ins>
      <w:ins w:id="145" w:author="David Osornio" w:date="2020-06-02T14:19:00Z">
        <w:r>
          <w:rPr>
            <w:rFonts w:ascii="Arial" w:hAnsi="Arial" w:cs="Arial"/>
          </w:rPr>
          <w:t>s diagramas para mejor entendimiento</w:t>
        </w:r>
      </w:ins>
      <w:ins w:id="146" w:author="David Osornio" w:date="2020-06-02T14:12:00Z">
        <w:r>
          <w:rPr>
            <w:rFonts w:ascii="Arial" w:hAnsi="Arial" w:cs="Arial"/>
          </w:rPr>
          <w:t>.</w:t>
        </w:r>
      </w:ins>
      <w:commentRangeEnd w:id="143"/>
      <w:ins w:id="147" w:author="David Osornio" w:date="2020-06-02T14:20:00Z">
        <w:r>
          <w:rPr>
            <w:rStyle w:val="Refdecomentario"/>
            <w:rFonts w:cs="Mangal"/>
          </w:rPr>
          <w:commentReference w:id="143"/>
        </w:r>
      </w:ins>
    </w:p>
    <w:p w14:paraId="6F0710BF" w14:textId="7D1A591B" w:rsidR="00326226" w:rsidRDefault="00326226" w:rsidP="00B6543E">
      <w:pPr>
        <w:spacing w:line="276" w:lineRule="auto"/>
        <w:ind w:left="705"/>
        <w:jc w:val="both"/>
        <w:rPr>
          <w:ins w:id="148" w:author="David Osornio" w:date="2020-06-04T11:32:00Z"/>
          <w:rFonts w:ascii="Arial" w:hAnsi="Arial" w:cs="Arial"/>
        </w:rPr>
      </w:pPr>
    </w:p>
    <w:p w14:paraId="5E5A364D" w14:textId="77777777" w:rsidR="006B22B1" w:rsidRDefault="00326226">
      <w:pPr>
        <w:keepNext/>
        <w:spacing w:line="276" w:lineRule="auto"/>
        <w:ind w:left="705"/>
        <w:jc w:val="both"/>
        <w:rPr>
          <w:ins w:id="149" w:author="David Osornio" w:date="2020-06-04T14:03:00Z"/>
        </w:rPr>
        <w:pPrChange w:id="150" w:author="David Osornio" w:date="2020-06-04T14:03:00Z">
          <w:pPr>
            <w:spacing w:line="276" w:lineRule="auto"/>
            <w:ind w:left="705"/>
            <w:jc w:val="both"/>
          </w:pPr>
        </w:pPrChange>
      </w:pPr>
      <w:ins w:id="151" w:author="David Osornio" w:date="2020-06-04T11:32:00Z">
        <w:r>
          <w:rPr>
            <w:noProof/>
          </w:rPr>
          <w:drawing>
            <wp:inline distT="0" distB="0" distL="0" distR="0" wp14:anchorId="1FC6FB7F" wp14:editId="4C619A9D">
              <wp:extent cx="6332220" cy="3449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3449320"/>
                      </a:xfrm>
                      <a:prstGeom prst="rect">
                        <a:avLst/>
                      </a:prstGeom>
                      <a:noFill/>
                      <a:ln>
                        <a:noFill/>
                      </a:ln>
                    </pic:spPr>
                  </pic:pic>
                </a:graphicData>
              </a:graphic>
            </wp:inline>
          </w:drawing>
        </w:r>
      </w:ins>
    </w:p>
    <w:p w14:paraId="76D96C66" w14:textId="14C8E433" w:rsidR="00326226" w:rsidRDefault="006B22B1">
      <w:pPr>
        <w:pStyle w:val="Descripcin"/>
        <w:jc w:val="center"/>
        <w:rPr>
          <w:ins w:id="152" w:author="David Osornio" w:date="2020-06-04T11:32:00Z"/>
          <w:rFonts w:ascii="Arial" w:hAnsi="Arial" w:cs="Arial"/>
        </w:rPr>
        <w:pPrChange w:id="153" w:author="David Osornio" w:date="2020-06-04T14:03:00Z">
          <w:pPr>
            <w:spacing w:line="276" w:lineRule="auto"/>
            <w:ind w:left="705"/>
            <w:jc w:val="both"/>
          </w:pPr>
        </w:pPrChange>
      </w:pPr>
      <w:ins w:id="154" w:author="David Osornio" w:date="2020-06-04T14:03:00Z">
        <w:r>
          <w:t xml:space="preserve">Ilustración </w:t>
        </w:r>
        <w:r>
          <w:fldChar w:fldCharType="begin"/>
        </w:r>
        <w:r>
          <w:instrText xml:space="preserve"> SEQ Ilustración \* ARABIC </w:instrText>
        </w:r>
      </w:ins>
      <w:r>
        <w:fldChar w:fldCharType="separate"/>
      </w:r>
      <w:ins w:id="155" w:author="David Osornio" w:date="2020-06-04T20:53:00Z">
        <w:r w:rsidR="00B5531D">
          <w:rPr>
            <w:noProof/>
          </w:rPr>
          <w:t>1</w:t>
        </w:r>
      </w:ins>
      <w:ins w:id="156" w:author="David Osornio" w:date="2020-06-04T14:03:00Z">
        <w:r>
          <w:fldChar w:fldCharType="end"/>
        </w:r>
        <w:r>
          <w:t>. Diagrama de casos de uso</w:t>
        </w:r>
      </w:ins>
    </w:p>
    <w:p w14:paraId="00098576" w14:textId="20A9A344" w:rsidR="00326226" w:rsidRDefault="00326226" w:rsidP="00B6543E">
      <w:pPr>
        <w:spacing w:line="276" w:lineRule="auto"/>
        <w:ind w:left="705"/>
        <w:jc w:val="both"/>
        <w:rPr>
          <w:ins w:id="157" w:author="David Osornio" w:date="2020-06-04T15:42:00Z"/>
          <w:rFonts w:ascii="Arial" w:hAnsi="Arial" w:cs="Arial"/>
        </w:rPr>
      </w:pPr>
    </w:p>
    <w:p w14:paraId="1795BC07" w14:textId="77777777" w:rsidR="00AF2734" w:rsidRDefault="00AF2734">
      <w:pPr>
        <w:keepNext/>
        <w:spacing w:line="276" w:lineRule="auto"/>
        <w:ind w:left="705"/>
        <w:jc w:val="both"/>
        <w:rPr>
          <w:ins w:id="158" w:author="David Osornio" w:date="2020-06-04T15:42:00Z"/>
        </w:rPr>
        <w:pPrChange w:id="159" w:author="David Osornio" w:date="2020-06-04T15:42:00Z">
          <w:pPr>
            <w:spacing w:line="276" w:lineRule="auto"/>
            <w:ind w:left="705"/>
            <w:jc w:val="both"/>
          </w:pPr>
        </w:pPrChange>
      </w:pPr>
      <w:ins w:id="160" w:author="David Osornio" w:date="2020-06-04T15:42:00Z">
        <w:r>
          <w:rPr>
            <w:noProof/>
          </w:rPr>
          <w:lastRenderedPageBreak/>
          <w:drawing>
            <wp:inline distT="0" distB="0" distL="0" distR="0" wp14:anchorId="6DCF852A" wp14:editId="4969CAEB">
              <wp:extent cx="6332220" cy="47758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4775835"/>
                      </a:xfrm>
                      <a:prstGeom prst="rect">
                        <a:avLst/>
                      </a:prstGeom>
                      <a:noFill/>
                      <a:ln>
                        <a:noFill/>
                      </a:ln>
                    </pic:spPr>
                  </pic:pic>
                </a:graphicData>
              </a:graphic>
            </wp:inline>
          </w:drawing>
        </w:r>
      </w:ins>
    </w:p>
    <w:p w14:paraId="26E91B68" w14:textId="57AFA29B" w:rsidR="00AF2734" w:rsidRDefault="00AF2734">
      <w:pPr>
        <w:pStyle w:val="Descripcin"/>
        <w:jc w:val="both"/>
        <w:rPr>
          <w:rFonts w:ascii="Arial" w:hAnsi="Arial" w:cs="Arial"/>
        </w:rPr>
        <w:pPrChange w:id="161" w:author="David Osornio" w:date="2020-06-04T15:42:00Z">
          <w:pPr>
            <w:spacing w:line="276" w:lineRule="auto"/>
            <w:ind w:left="705"/>
            <w:jc w:val="both"/>
          </w:pPr>
        </w:pPrChange>
      </w:pPr>
      <w:ins w:id="162" w:author="David Osornio" w:date="2020-06-04T15:42:00Z">
        <w:r>
          <w:t xml:space="preserve">Ilustración </w:t>
        </w:r>
        <w:r>
          <w:fldChar w:fldCharType="begin"/>
        </w:r>
        <w:r>
          <w:instrText xml:space="preserve"> SEQ Ilustración \* ARABIC </w:instrText>
        </w:r>
      </w:ins>
      <w:r>
        <w:fldChar w:fldCharType="separate"/>
      </w:r>
      <w:ins w:id="163" w:author="David Osornio" w:date="2020-06-04T20:53:00Z">
        <w:r w:rsidR="00B5531D">
          <w:rPr>
            <w:noProof/>
          </w:rPr>
          <w:t>2</w:t>
        </w:r>
      </w:ins>
      <w:ins w:id="164" w:author="David Osornio" w:date="2020-06-04T15:42:00Z">
        <w:r>
          <w:fldChar w:fldCharType="end"/>
        </w:r>
        <w:r>
          <w:t>. Diagrama de proceso</w:t>
        </w:r>
      </w:ins>
    </w:p>
    <w:p w14:paraId="624AB7FB" w14:textId="77777777" w:rsidR="0058442A" w:rsidRPr="0058442A" w:rsidRDefault="0058442A" w:rsidP="00B6543E">
      <w:pPr>
        <w:spacing w:line="276" w:lineRule="auto"/>
        <w:jc w:val="both"/>
        <w:rPr>
          <w:rFonts w:ascii="Arial" w:hAnsi="Arial" w:cs="Arial"/>
        </w:rPr>
      </w:pPr>
    </w:p>
    <w:p w14:paraId="72DB4196" w14:textId="20129C45" w:rsidR="000C4918" w:rsidRDefault="000C4918" w:rsidP="00B6543E">
      <w:pPr>
        <w:pStyle w:val="Ttulo2"/>
        <w:spacing w:line="276" w:lineRule="auto"/>
        <w:jc w:val="both"/>
      </w:pPr>
      <w:bookmarkStart w:id="165" w:name="_Toc42285042"/>
      <w:r>
        <w:t>Características de los usuarios</w:t>
      </w:r>
      <w:bookmarkEnd w:id="165"/>
    </w:p>
    <w:p w14:paraId="6DF3CA0C" w14:textId="77777777" w:rsidR="0058442A" w:rsidRDefault="0058442A" w:rsidP="00B6543E">
      <w:pPr>
        <w:spacing w:line="276" w:lineRule="auto"/>
        <w:jc w:val="both"/>
        <w:rPr>
          <w:rFonts w:ascii="Arial" w:hAnsi="Arial" w:cs="Arial"/>
        </w:rPr>
      </w:pPr>
    </w:p>
    <w:p w14:paraId="4092D757" w14:textId="1251FA16" w:rsidR="0058442A" w:rsidRDefault="0058442A" w:rsidP="00B6543E">
      <w:pPr>
        <w:spacing w:line="276" w:lineRule="auto"/>
        <w:jc w:val="both"/>
        <w:rPr>
          <w:rFonts w:ascii="Arial" w:hAnsi="Arial" w:cs="Arial"/>
        </w:rPr>
      </w:pPr>
      <w:r>
        <w:rPr>
          <w:rFonts w:ascii="Arial" w:hAnsi="Arial" w:cs="Arial"/>
        </w:rPr>
        <w:t>Usuario:</w:t>
      </w:r>
    </w:p>
    <w:p w14:paraId="67A8FE11" w14:textId="18121BE5" w:rsidR="0058442A" w:rsidRDefault="0058442A" w:rsidP="00B6543E">
      <w:pPr>
        <w:spacing w:line="276" w:lineRule="auto"/>
        <w:ind w:left="709"/>
        <w:jc w:val="both"/>
        <w:rPr>
          <w:rFonts w:ascii="Arial" w:hAnsi="Arial" w:cs="Arial"/>
        </w:rPr>
      </w:pPr>
      <w:r>
        <w:rPr>
          <w:rFonts w:ascii="Arial" w:hAnsi="Arial" w:cs="Arial"/>
        </w:rPr>
        <w:t xml:space="preserve">Persona con necesidad de 0% de conocimiento técnico, ya que esta será a quien ira dirigido y debe de ser lo </w:t>
      </w:r>
      <w:r w:rsidR="003C4C15">
        <w:rPr>
          <w:rFonts w:ascii="Arial" w:hAnsi="Arial" w:cs="Arial"/>
        </w:rPr>
        <w:t>más</w:t>
      </w:r>
      <w:r>
        <w:rPr>
          <w:rFonts w:ascii="Arial" w:hAnsi="Arial" w:cs="Arial"/>
        </w:rPr>
        <w:t xml:space="preserve"> sencilla posible para que ella tenga una manipulación agradable.</w:t>
      </w:r>
    </w:p>
    <w:p w14:paraId="41F6439C" w14:textId="1F8C800E" w:rsidR="0058442A" w:rsidRDefault="0058442A" w:rsidP="00B6543E">
      <w:pPr>
        <w:spacing w:line="276" w:lineRule="auto"/>
        <w:jc w:val="both"/>
        <w:rPr>
          <w:rFonts w:ascii="Arial" w:hAnsi="Arial" w:cs="Arial"/>
        </w:rPr>
      </w:pPr>
    </w:p>
    <w:p w14:paraId="6C195E64" w14:textId="281F5A20" w:rsidR="0058442A" w:rsidRDefault="0058442A" w:rsidP="00B6543E">
      <w:pPr>
        <w:spacing w:line="276" w:lineRule="auto"/>
        <w:jc w:val="both"/>
        <w:rPr>
          <w:rFonts w:ascii="Arial" w:hAnsi="Arial" w:cs="Arial"/>
        </w:rPr>
      </w:pPr>
      <w:r>
        <w:rPr>
          <w:rFonts w:ascii="Arial" w:hAnsi="Arial" w:cs="Arial"/>
        </w:rPr>
        <w:t>Administrador y Administrador legitimo:</w:t>
      </w:r>
    </w:p>
    <w:p w14:paraId="239B2681" w14:textId="240D2F5F" w:rsidR="0058442A" w:rsidRDefault="0058442A" w:rsidP="00B6543E">
      <w:pPr>
        <w:spacing w:line="276" w:lineRule="auto"/>
        <w:ind w:left="705"/>
        <w:jc w:val="both"/>
        <w:rPr>
          <w:rFonts w:ascii="Arial" w:hAnsi="Arial" w:cs="Arial"/>
        </w:rPr>
      </w:pPr>
      <w:r>
        <w:rPr>
          <w:rFonts w:ascii="Arial" w:hAnsi="Arial" w:cs="Arial"/>
        </w:rPr>
        <w:t xml:space="preserve">Persona con un mínimo de 30% de nivel de conocimiento del sistema (a la entrega del sistema se dará un curso para que puedan satisfacer </w:t>
      </w:r>
      <w:r w:rsidR="00F030C1">
        <w:rPr>
          <w:rFonts w:ascii="Arial" w:hAnsi="Arial" w:cs="Arial"/>
        </w:rPr>
        <w:t>este requisito</w:t>
      </w:r>
      <w:r>
        <w:rPr>
          <w:rFonts w:ascii="Arial" w:hAnsi="Arial" w:cs="Arial"/>
        </w:rPr>
        <w:t>) para una manipulación fluida.</w:t>
      </w:r>
    </w:p>
    <w:p w14:paraId="6274C1D2" w14:textId="10DB8FFF" w:rsidR="0058442A" w:rsidRPr="0058442A" w:rsidRDefault="0058442A" w:rsidP="00B6543E">
      <w:pPr>
        <w:spacing w:line="276" w:lineRule="auto"/>
        <w:jc w:val="both"/>
        <w:rPr>
          <w:rFonts w:ascii="Arial" w:hAnsi="Arial" w:cs="Arial"/>
        </w:rPr>
      </w:pPr>
      <w:r>
        <w:rPr>
          <w:rFonts w:ascii="Arial" w:hAnsi="Arial" w:cs="Arial"/>
        </w:rPr>
        <w:tab/>
      </w:r>
      <w:r>
        <w:rPr>
          <w:rFonts w:ascii="Arial" w:hAnsi="Arial" w:cs="Arial"/>
        </w:rPr>
        <w:tab/>
      </w:r>
    </w:p>
    <w:p w14:paraId="46DD0F2A" w14:textId="6009289A" w:rsidR="0058442A" w:rsidRDefault="0058442A" w:rsidP="00B6543E">
      <w:pPr>
        <w:spacing w:line="276" w:lineRule="auto"/>
      </w:pPr>
    </w:p>
    <w:p w14:paraId="5A67860B" w14:textId="77777777" w:rsidR="00EB1641" w:rsidRPr="0058442A" w:rsidRDefault="00EB1641" w:rsidP="00B6543E">
      <w:pPr>
        <w:spacing w:line="276" w:lineRule="auto"/>
      </w:pPr>
    </w:p>
    <w:p w14:paraId="1DB6F60C" w14:textId="431042E0" w:rsidR="000C4918" w:rsidRDefault="000C4918" w:rsidP="00B6543E">
      <w:pPr>
        <w:pStyle w:val="Ttulo2"/>
        <w:spacing w:line="276" w:lineRule="auto"/>
        <w:jc w:val="both"/>
      </w:pPr>
      <w:bookmarkStart w:id="166" w:name="_Toc42285043"/>
      <w:r>
        <w:lastRenderedPageBreak/>
        <w:t>Restricciones</w:t>
      </w:r>
      <w:bookmarkEnd w:id="166"/>
    </w:p>
    <w:p w14:paraId="61E26297" w14:textId="073E6918" w:rsidR="00744038" w:rsidRDefault="00744038" w:rsidP="00B6543E">
      <w:pPr>
        <w:spacing w:line="276" w:lineRule="auto"/>
      </w:pPr>
    </w:p>
    <w:p w14:paraId="005273E5" w14:textId="7F799954" w:rsidR="00744038" w:rsidRDefault="00744038" w:rsidP="00C92811">
      <w:pPr>
        <w:spacing w:line="276" w:lineRule="auto"/>
        <w:ind w:firstLine="709"/>
        <w:jc w:val="both"/>
        <w:rPr>
          <w:rFonts w:ascii="Arial" w:hAnsi="Arial" w:cs="Arial"/>
        </w:rPr>
      </w:pPr>
      <w:r>
        <w:rPr>
          <w:rFonts w:ascii="Arial" w:hAnsi="Arial" w:cs="Arial"/>
        </w:rPr>
        <w:t>Siempre existirá de una a dos habitaciones disponibles para la no oferta en línea, para así poder ofertarlas en reservas directas en recepción.</w:t>
      </w:r>
    </w:p>
    <w:p w14:paraId="400915CE" w14:textId="531614F2" w:rsidR="00744038" w:rsidRDefault="00744038" w:rsidP="00C92811">
      <w:pPr>
        <w:spacing w:line="276" w:lineRule="auto"/>
        <w:ind w:firstLine="709"/>
        <w:jc w:val="both"/>
        <w:rPr>
          <w:rFonts w:ascii="Arial" w:hAnsi="Arial" w:cs="Arial"/>
        </w:rPr>
      </w:pPr>
    </w:p>
    <w:p w14:paraId="112E7B3B" w14:textId="4FDA1575" w:rsidR="00B6543E" w:rsidRDefault="00B6543E" w:rsidP="00C92811">
      <w:pPr>
        <w:spacing w:line="276" w:lineRule="auto"/>
        <w:ind w:firstLine="709"/>
        <w:jc w:val="both"/>
        <w:rPr>
          <w:rFonts w:ascii="Arial" w:hAnsi="Arial" w:cs="Arial"/>
        </w:rPr>
      </w:pPr>
      <w:r>
        <w:rPr>
          <w:rFonts w:ascii="Arial" w:hAnsi="Arial" w:cs="Arial"/>
        </w:rPr>
        <w:t xml:space="preserve">Los colores a utilizar </w:t>
      </w:r>
    </w:p>
    <w:p w14:paraId="7C76091C" w14:textId="6FFA5F6F" w:rsidR="00B6543E" w:rsidRDefault="00B6543E" w:rsidP="00C92811">
      <w:pPr>
        <w:spacing w:line="276" w:lineRule="auto"/>
        <w:ind w:firstLine="709"/>
        <w:jc w:val="both"/>
        <w:rPr>
          <w:rFonts w:ascii="Arial" w:hAnsi="Arial" w:cs="Arial"/>
        </w:rPr>
      </w:pPr>
    </w:p>
    <w:p w14:paraId="732C0D79" w14:textId="5D3E2867" w:rsidR="008038E9" w:rsidRDefault="008038E9" w:rsidP="00C92811">
      <w:pPr>
        <w:spacing w:line="276" w:lineRule="auto"/>
        <w:ind w:firstLine="709"/>
        <w:jc w:val="both"/>
        <w:rPr>
          <w:rFonts w:ascii="Arial" w:hAnsi="Arial" w:cs="Arial"/>
        </w:rPr>
      </w:pPr>
      <w:r>
        <w:rPr>
          <w:rFonts w:ascii="Arial" w:hAnsi="Arial" w:cs="Arial"/>
        </w:rPr>
        <w:t>En cuanto al pago de una reserva, tendrá dos formas de hacerlo, pagarla al 100% o pagar un anticipo no menor al 15% de los costos de la reserva.</w:t>
      </w:r>
    </w:p>
    <w:p w14:paraId="34A0D621" w14:textId="0D14ECF9" w:rsidR="008038E9" w:rsidRDefault="008038E9" w:rsidP="00C92811">
      <w:pPr>
        <w:spacing w:line="276" w:lineRule="auto"/>
        <w:ind w:firstLine="709"/>
        <w:jc w:val="both"/>
        <w:rPr>
          <w:rFonts w:ascii="Arial" w:hAnsi="Arial" w:cs="Arial"/>
        </w:rPr>
      </w:pPr>
    </w:p>
    <w:p w14:paraId="76D3B511" w14:textId="3FED9A79" w:rsidR="008038E9" w:rsidRDefault="008038E9" w:rsidP="00C92811">
      <w:pPr>
        <w:spacing w:line="276" w:lineRule="auto"/>
        <w:ind w:firstLine="709"/>
        <w:jc w:val="both"/>
        <w:rPr>
          <w:rFonts w:ascii="Arial" w:hAnsi="Arial" w:cs="Arial"/>
        </w:rPr>
      </w:pPr>
      <w:r>
        <w:rPr>
          <w:rFonts w:ascii="Arial" w:hAnsi="Arial" w:cs="Arial"/>
        </w:rPr>
        <w:t xml:space="preserve">Para cancelar una reserva se tendrá no </w:t>
      </w:r>
      <w:r w:rsidR="00C92811">
        <w:rPr>
          <w:rFonts w:ascii="Arial" w:hAnsi="Arial" w:cs="Arial"/>
        </w:rPr>
        <w:t>más</w:t>
      </w:r>
      <w:r>
        <w:rPr>
          <w:rFonts w:ascii="Arial" w:hAnsi="Arial" w:cs="Arial"/>
        </w:rPr>
        <w:t xml:space="preserve"> de 12 horas para poder hacerla, aun </w:t>
      </w:r>
      <w:r w:rsidR="003C4C15">
        <w:rPr>
          <w:rFonts w:ascii="Arial" w:hAnsi="Arial" w:cs="Arial"/>
        </w:rPr>
        <w:t>así,</w:t>
      </w:r>
      <w:r>
        <w:rPr>
          <w:rFonts w:ascii="Arial" w:hAnsi="Arial" w:cs="Arial"/>
        </w:rPr>
        <w:t xml:space="preserve"> se le estaría cobrando un costo del 5% de la misma.</w:t>
      </w:r>
    </w:p>
    <w:p w14:paraId="5F38B874" w14:textId="77777777" w:rsidR="008038E9" w:rsidRDefault="008038E9" w:rsidP="00C92811">
      <w:pPr>
        <w:spacing w:line="276" w:lineRule="auto"/>
        <w:ind w:firstLine="709"/>
        <w:jc w:val="both"/>
        <w:rPr>
          <w:rFonts w:ascii="Arial" w:hAnsi="Arial" w:cs="Arial"/>
        </w:rPr>
      </w:pPr>
    </w:p>
    <w:p w14:paraId="4CB57696" w14:textId="53C4CF73" w:rsidR="008038E9" w:rsidRDefault="008038E9" w:rsidP="00C92811">
      <w:pPr>
        <w:spacing w:line="276" w:lineRule="auto"/>
        <w:ind w:firstLine="709"/>
        <w:jc w:val="both"/>
        <w:rPr>
          <w:rFonts w:ascii="Arial" w:hAnsi="Arial" w:cs="Arial"/>
        </w:rPr>
      </w:pPr>
      <w:r>
        <w:rPr>
          <w:rFonts w:ascii="Arial" w:hAnsi="Arial" w:cs="Arial"/>
        </w:rPr>
        <w:t>Si la reserva por algún motivo es cancelada después de las 12 horas</w:t>
      </w:r>
      <w:r w:rsidR="00F876A5">
        <w:rPr>
          <w:rFonts w:ascii="Arial" w:hAnsi="Arial" w:cs="Arial"/>
        </w:rPr>
        <w:t xml:space="preserve"> y si fue pagada al 100%, se </w:t>
      </w:r>
      <w:r w:rsidR="00F65618">
        <w:rPr>
          <w:rFonts w:ascii="Arial" w:hAnsi="Arial" w:cs="Arial"/>
        </w:rPr>
        <w:t>reembolsará</w:t>
      </w:r>
      <w:r w:rsidR="00F876A5">
        <w:rPr>
          <w:rFonts w:ascii="Arial" w:hAnsi="Arial" w:cs="Arial"/>
        </w:rPr>
        <w:t xml:space="preserve"> solo el 85% del costo total o en su defecto si solo se </w:t>
      </w:r>
      <w:r w:rsidR="00C92811">
        <w:rPr>
          <w:rFonts w:ascii="Arial" w:hAnsi="Arial" w:cs="Arial"/>
        </w:rPr>
        <w:t>abonó</w:t>
      </w:r>
      <w:r w:rsidR="00F876A5">
        <w:rPr>
          <w:rFonts w:ascii="Arial" w:hAnsi="Arial" w:cs="Arial"/>
        </w:rPr>
        <w:t xml:space="preserve"> una parte se </w:t>
      </w:r>
      <w:r w:rsidR="00F65618">
        <w:rPr>
          <w:rFonts w:ascii="Arial" w:hAnsi="Arial" w:cs="Arial"/>
        </w:rPr>
        <w:t>cobrará</w:t>
      </w:r>
      <w:r w:rsidR="00F876A5">
        <w:rPr>
          <w:rFonts w:ascii="Arial" w:hAnsi="Arial" w:cs="Arial"/>
        </w:rPr>
        <w:t xml:space="preserve"> el 15% del costo total.</w:t>
      </w:r>
    </w:p>
    <w:p w14:paraId="100EA9C2" w14:textId="77777777" w:rsidR="008038E9" w:rsidRDefault="008038E9" w:rsidP="008038E9">
      <w:pPr>
        <w:spacing w:line="276" w:lineRule="auto"/>
        <w:rPr>
          <w:rFonts w:ascii="Arial" w:hAnsi="Arial" w:cs="Arial"/>
        </w:rPr>
      </w:pPr>
    </w:p>
    <w:p w14:paraId="53B2E0CF" w14:textId="4C992366" w:rsidR="00384254" w:rsidRDefault="008038E9" w:rsidP="00C92811">
      <w:pPr>
        <w:spacing w:line="276" w:lineRule="auto"/>
        <w:ind w:firstLine="709"/>
        <w:jc w:val="both"/>
        <w:rPr>
          <w:rFonts w:ascii="Arial" w:hAnsi="Arial" w:cs="Arial"/>
        </w:rPr>
      </w:pPr>
      <w:r>
        <w:rPr>
          <w:rFonts w:ascii="Arial" w:hAnsi="Arial" w:cs="Arial"/>
        </w:rPr>
        <w:t xml:space="preserve">Dependiendo del tipo de habitación será el límite máximo de personas de la misma, por lo tanto: para la habitación de </w:t>
      </w:r>
      <w:commentRangeStart w:id="167"/>
      <w:r>
        <w:rPr>
          <w:rFonts w:ascii="Arial" w:hAnsi="Arial" w:cs="Arial"/>
          <w:b/>
          <w:bCs/>
        </w:rPr>
        <w:t>tipo</w:t>
      </w:r>
      <w:commentRangeEnd w:id="167"/>
      <w:r>
        <w:rPr>
          <w:rStyle w:val="Refdecomentario"/>
          <w:rFonts w:cs="Mangal"/>
        </w:rPr>
        <w:commentReference w:id="167"/>
      </w:r>
      <w:r>
        <w:rPr>
          <w:rFonts w:ascii="Arial" w:hAnsi="Arial" w:cs="Arial"/>
          <w:b/>
          <w:bCs/>
        </w:rPr>
        <w:t xml:space="preserve"> 1 </w:t>
      </w:r>
      <w:r>
        <w:rPr>
          <w:rFonts w:ascii="Arial" w:hAnsi="Arial" w:cs="Arial"/>
        </w:rPr>
        <w:t>tendrá un máximo</w:t>
      </w:r>
      <w:r w:rsidR="00384254">
        <w:rPr>
          <w:rFonts w:ascii="Arial" w:hAnsi="Arial" w:cs="Arial"/>
        </w:rPr>
        <w:t xml:space="preserve"> recomendado</w:t>
      </w:r>
      <w:r>
        <w:rPr>
          <w:rFonts w:ascii="Arial" w:hAnsi="Arial" w:cs="Arial"/>
        </w:rPr>
        <w:t xml:space="preserve"> de 2 personas, para la habitación </w:t>
      </w:r>
      <w:r>
        <w:rPr>
          <w:rFonts w:ascii="Arial" w:hAnsi="Arial" w:cs="Arial"/>
          <w:b/>
          <w:bCs/>
        </w:rPr>
        <w:t xml:space="preserve">tipo 2 </w:t>
      </w:r>
      <w:r>
        <w:rPr>
          <w:rFonts w:ascii="Arial" w:hAnsi="Arial" w:cs="Arial"/>
        </w:rPr>
        <w:t xml:space="preserve">tendrá un máximo </w:t>
      </w:r>
      <w:r w:rsidR="00384254">
        <w:rPr>
          <w:rFonts w:ascii="Arial" w:hAnsi="Arial" w:cs="Arial"/>
        </w:rPr>
        <w:t xml:space="preserve">recomendado </w:t>
      </w:r>
      <w:r>
        <w:rPr>
          <w:rFonts w:ascii="Arial" w:hAnsi="Arial" w:cs="Arial"/>
        </w:rPr>
        <w:t xml:space="preserve">de 3 y para la habitación </w:t>
      </w:r>
      <w:r>
        <w:rPr>
          <w:rFonts w:ascii="Arial" w:hAnsi="Arial" w:cs="Arial"/>
          <w:b/>
          <w:bCs/>
        </w:rPr>
        <w:t xml:space="preserve">tipo 3 </w:t>
      </w:r>
      <w:r>
        <w:rPr>
          <w:rFonts w:ascii="Arial" w:hAnsi="Arial" w:cs="Arial"/>
        </w:rPr>
        <w:t>tendrá un máximo</w:t>
      </w:r>
      <w:r w:rsidR="00384254">
        <w:rPr>
          <w:rFonts w:ascii="Arial" w:hAnsi="Arial" w:cs="Arial"/>
        </w:rPr>
        <w:t xml:space="preserve"> recomendado</w:t>
      </w:r>
      <w:r>
        <w:rPr>
          <w:rFonts w:ascii="Arial" w:hAnsi="Arial" w:cs="Arial"/>
        </w:rPr>
        <w:t xml:space="preserve"> de 4 personas</w:t>
      </w:r>
      <w:r w:rsidR="00384254">
        <w:rPr>
          <w:rFonts w:ascii="Arial" w:hAnsi="Arial" w:cs="Arial"/>
        </w:rPr>
        <w:t xml:space="preserve">, aunque por política todas las habitaciones son de máximo 4 personas a excepción del </w:t>
      </w:r>
      <w:r w:rsidR="00384254">
        <w:rPr>
          <w:rFonts w:ascii="Arial" w:hAnsi="Arial" w:cs="Arial"/>
          <w:b/>
          <w:bCs/>
        </w:rPr>
        <w:t xml:space="preserve">tipo 3 </w:t>
      </w:r>
      <w:r w:rsidR="00384254">
        <w:rPr>
          <w:rFonts w:ascii="Arial" w:hAnsi="Arial" w:cs="Arial"/>
        </w:rPr>
        <w:t>que puede ser de máximo 6</w:t>
      </w:r>
      <w:r>
        <w:rPr>
          <w:rFonts w:ascii="Arial" w:hAnsi="Arial" w:cs="Arial"/>
        </w:rPr>
        <w:t>.</w:t>
      </w:r>
    </w:p>
    <w:p w14:paraId="3377AA78" w14:textId="12BFB500" w:rsidR="00CB4B85" w:rsidRPr="00CB4B85" w:rsidRDefault="008038E9" w:rsidP="00CB4B85">
      <w:pPr>
        <w:spacing w:line="276" w:lineRule="auto"/>
        <w:ind w:firstLine="709"/>
        <w:jc w:val="both"/>
        <w:rPr>
          <w:rFonts w:ascii="Arial" w:hAnsi="Arial" w:cs="Arial"/>
        </w:rPr>
      </w:pPr>
      <w:r>
        <w:rPr>
          <w:rFonts w:ascii="Arial" w:hAnsi="Arial" w:cs="Arial"/>
        </w:rPr>
        <w:t xml:space="preserve"> Como regla si en el momento de llegada en esa reserva que se tiene por cada persona extra no registrada o no contabilizada en la reserva se le cobrara un costo extra </w:t>
      </w:r>
      <w:r w:rsidR="00384254">
        <w:rPr>
          <w:rFonts w:ascii="Arial" w:hAnsi="Arial" w:cs="Arial"/>
        </w:rPr>
        <w:t xml:space="preserve">de </w:t>
      </w:r>
      <w:r>
        <w:rPr>
          <w:rFonts w:ascii="Arial" w:hAnsi="Arial" w:cs="Arial"/>
          <w:b/>
          <w:bCs/>
        </w:rPr>
        <w:t>aún por definir</w:t>
      </w:r>
      <w:r w:rsidR="00384254">
        <w:rPr>
          <w:rFonts w:ascii="Arial" w:hAnsi="Arial" w:cs="Arial"/>
          <w:b/>
          <w:bCs/>
        </w:rPr>
        <w:t xml:space="preserve"> </w:t>
      </w:r>
      <w:r w:rsidR="00384254">
        <w:rPr>
          <w:rFonts w:ascii="Arial" w:hAnsi="Arial" w:cs="Arial"/>
        </w:rPr>
        <w:t xml:space="preserve">por persona y dependerá del tipo de habitación siempre y cuando se respete el límite máximo de </w:t>
      </w:r>
      <w:r w:rsidR="003C4C15">
        <w:rPr>
          <w:rFonts w:ascii="Arial" w:hAnsi="Arial" w:cs="Arial"/>
        </w:rPr>
        <w:t>personas.</w:t>
      </w:r>
    </w:p>
    <w:p w14:paraId="6A7566F7" w14:textId="34FBF370" w:rsidR="00F65618" w:rsidRDefault="00F65618" w:rsidP="00B6543E">
      <w:pPr>
        <w:spacing w:line="276" w:lineRule="auto"/>
        <w:ind w:firstLine="709"/>
        <w:rPr>
          <w:rFonts w:ascii="Arial" w:hAnsi="Arial" w:cs="Arial"/>
          <w:b/>
          <w:bCs/>
        </w:rPr>
      </w:pPr>
    </w:p>
    <w:p w14:paraId="40B6E422" w14:textId="60219CB7" w:rsidR="00F65618" w:rsidRDefault="00F65618" w:rsidP="00C92811">
      <w:pPr>
        <w:spacing w:line="276" w:lineRule="auto"/>
        <w:ind w:firstLine="709"/>
        <w:jc w:val="both"/>
        <w:rPr>
          <w:rFonts w:ascii="Arial" w:hAnsi="Arial" w:cs="Arial"/>
        </w:rPr>
      </w:pPr>
      <w:r>
        <w:rPr>
          <w:rFonts w:ascii="Arial" w:hAnsi="Arial" w:cs="Arial"/>
        </w:rPr>
        <w:t xml:space="preserve">Por política de la empresa, el usuario podrá escoger el tipo de habitación que desee siempre y cuando </w:t>
      </w:r>
      <w:r w:rsidR="00791FB4">
        <w:rPr>
          <w:rFonts w:ascii="Arial" w:hAnsi="Arial" w:cs="Arial"/>
        </w:rPr>
        <w:t>esté</w:t>
      </w:r>
      <w:r>
        <w:rPr>
          <w:rFonts w:ascii="Arial" w:hAnsi="Arial" w:cs="Arial"/>
        </w:rPr>
        <w:t xml:space="preserve"> disponible, dando así la posibilidad de que si es </w:t>
      </w:r>
      <w:r w:rsidR="00791FB4">
        <w:rPr>
          <w:rFonts w:ascii="Arial" w:hAnsi="Arial" w:cs="Arial"/>
        </w:rPr>
        <w:t>más</w:t>
      </w:r>
      <w:r>
        <w:rPr>
          <w:rFonts w:ascii="Arial" w:hAnsi="Arial" w:cs="Arial"/>
        </w:rPr>
        <w:t xml:space="preserve"> de 1 habitación pueda escoger el tipo de la misma para cada grupo de personas.</w:t>
      </w:r>
    </w:p>
    <w:p w14:paraId="4DF62F2B" w14:textId="048608A7" w:rsidR="00F65618" w:rsidRDefault="00F65618" w:rsidP="00C92811">
      <w:pPr>
        <w:spacing w:line="276" w:lineRule="auto"/>
        <w:ind w:firstLine="709"/>
        <w:jc w:val="both"/>
        <w:rPr>
          <w:rFonts w:ascii="Arial" w:hAnsi="Arial" w:cs="Arial"/>
        </w:rPr>
      </w:pPr>
    </w:p>
    <w:p w14:paraId="7A86639F" w14:textId="6D1CBB5C" w:rsidR="00791FB4" w:rsidRDefault="00791FB4" w:rsidP="00C92811">
      <w:pPr>
        <w:spacing w:line="276" w:lineRule="auto"/>
        <w:ind w:firstLine="709"/>
        <w:jc w:val="both"/>
        <w:rPr>
          <w:rFonts w:ascii="Arial" w:hAnsi="Arial" w:cs="Arial"/>
        </w:rPr>
      </w:pPr>
      <w:r>
        <w:rPr>
          <w:rFonts w:ascii="Arial" w:hAnsi="Arial" w:cs="Arial"/>
        </w:rPr>
        <w:t xml:space="preserve">En cuanto a administración del producto, existirán 3 tipos de </w:t>
      </w:r>
      <w:r w:rsidR="00C92811">
        <w:rPr>
          <w:rFonts w:ascii="Arial" w:hAnsi="Arial" w:cs="Arial"/>
        </w:rPr>
        <w:t xml:space="preserve">usuarios: </w:t>
      </w:r>
      <w:r w:rsidR="00C92811">
        <w:rPr>
          <w:rFonts w:ascii="Arial" w:hAnsi="Arial" w:cs="Arial"/>
          <w:b/>
          <w:bCs/>
        </w:rPr>
        <w:t>Primero</w:t>
      </w:r>
      <w:r w:rsidR="00C92811">
        <w:rPr>
          <w:rFonts w:ascii="Arial" w:hAnsi="Arial" w:cs="Arial"/>
        </w:rPr>
        <w:t xml:space="preserve"> tendrá todos los privilegios así como añadir nuevos de todos los tipos usuarios, eliminar, añadir habitaciones, suspender habitaciones, añadir servicios, suspender servicios, crear reservas, cancelar reservas; cotizaciones </w:t>
      </w:r>
      <w:r w:rsidR="00C92811">
        <w:rPr>
          <w:rFonts w:ascii="Arial" w:hAnsi="Arial" w:cs="Arial"/>
          <w:b/>
          <w:bCs/>
        </w:rPr>
        <w:t xml:space="preserve">Segundo, </w:t>
      </w:r>
      <w:r w:rsidR="00C92811">
        <w:rPr>
          <w:rFonts w:ascii="Arial" w:hAnsi="Arial" w:cs="Arial"/>
        </w:rPr>
        <w:t xml:space="preserve">Tendrá como privilegios medios tales como crear reservas, suspender servicios, añadir servicios, añadir habitaciones, suspender habitaciones, cotizaciones,  crear usuarios solo de tipo tercero; </w:t>
      </w:r>
      <w:r w:rsidR="00C92811">
        <w:rPr>
          <w:rFonts w:ascii="Arial" w:hAnsi="Arial" w:cs="Arial"/>
          <w:b/>
          <w:bCs/>
        </w:rPr>
        <w:t xml:space="preserve">Tercero, </w:t>
      </w:r>
      <w:r w:rsidR="00C92811">
        <w:rPr>
          <w:rFonts w:ascii="Arial" w:hAnsi="Arial" w:cs="Arial"/>
        </w:rPr>
        <w:t xml:space="preserve">tendrá como privilegios bajos, tales como, crear reservas, cotizaciones. </w:t>
      </w:r>
      <w:r w:rsidR="008A6D1F">
        <w:rPr>
          <w:rFonts w:ascii="Arial" w:hAnsi="Arial" w:cs="Arial"/>
        </w:rPr>
        <w:t>Para poder acceder a un módulo que no esté en su tipo de usuario</w:t>
      </w:r>
      <w:r w:rsidR="00C92811">
        <w:rPr>
          <w:rFonts w:ascii="Arial" w:hAnsi="Arial" w:cs="Arial"/>
        </w:rPr>
        <w:t xml:space="preserve"> </w:t>
      </w:r>
      <w:r w:rsidR="008A6D1F">
        <w:rPr>
          <w:rFonts w:ascii="Arial" w:hAnsi="Arial" w:cs="Arial"/>
        </w:rPr>
        <w:t>deberá de</w:t>
      </w:r>
      <w:r w:rsidR="00C92811">
        <w:rPr>
          <w:rFonts w:ascii="Arial" w:hAnsi="Arial" w:cs="Arial"/>
        </w:rPr>
        <w:t xml:space="preserve"> estar presente uno con cuyo nivel y digitar su usuario y contraseña para poder acceder.</w:t>
      </w:r>
    </w:p>
    <w:p w14:paraId="54FF551B" w14:textId="6270BD21" w:rsidR="00C92811" w:rsidRDefault="00C92811" w:rsidP="00C92811">
      <w:pPr>
        <w:spacing w:line="276" w:lineRule="auto"/>
        <w:ind w:firstLine="709"/>
        <w:jc w:val="both"/>
        <w:rPr>
          <w:rFonts w:ascii="Arial" w:hAnsi="Arial" w:cs="Arial"/>
        </w:rPr>
      </w:pPr>
    </w:p>
    <w:p w14:paraId="1A149067" w14:textId="5C2D4378" w:rsidR="00C92811" w:rsidRPr="00C92811" w:rsidRDefault="008A6D1F" w:rsidP="00C92811">
      <w:pPr>
        <w:spacing w:line="276" w:lineRule="auto"/>
        <w:ind w:firstLine="709"/>
        <w:jc w:val="both"/>
        <w:rPr>
          <w:rFonts w:ascii="Arial" w:hAnsi="Arial" w:cs="Arial"/>
        </w:rPr>
      </w:pPr>
      <w:commentRangeStart w:id="168"/>
      <w:r>
        <w:rPr>
          <w:rFonts w:ascii="Arial" w:hAnsi="Arial" w:cs="Arial"/>
        </w:rPr>
        <w:t>Existirán</w:t>
      </w:r>
      <w:commentRangeEnd w:id="168"/>
      <w:r>
        <w:rPr>
          <w:rStyle w:val="Refdecomentario"/>
          <w:rFonts w:cs="Mangal"/>
        </w:rPr>
        <w:commentReference w:id="168"/>
      </w:r>
      <w:r>
        <w:rPr>
          <w:rFonts w:ascii="Arial" w:hAnsi="Arial" w:cs="Arial"/>
        </w:rPr>
        <w:t xml:space="preserve"> unos usuarios únicos los cuales podrán acceder a detalles de comercio</w:t>
      </w:r>
    </w:p>
    <w:p w14:paraId="6619CF9B" w14:textId="6B7138B3" w:rsidR="00744038" w:rsidRDefault="00744038" w:rsidP="00C92811">
      <w:pPr>
        <w:spacing w:line="276" w:lineRule="auto"/>
        <w:jc w:val="both"/>
      </w:pPr>
    </w:p>
    <w:p w14:paraId="71990E9B" w14:textId="77777777" w:rsidR="00B51D76" w:rsidRPr="00744038" w:rsidRDefault="00B51D76" w:rsidP="00C92811">
      <w:pPr>
        <w:spacing w:line="276" w:lineRule="auto"/>
        <w:jc w:val="both"/>
      </w:pPr>
    </w:p>
    <w:p w14:paraId="52B195F2" w14:textId="5D08448C" w:rsidR="000C4918" w:rsidRDefault="000C4918" w:rsidP="00C92811">
      <w:pPr>
        <w:pStyle w:val="Ttulo2"/>
        <w:spacing w:line="276" w:lineRule="auto"/>
        <w:jc w:val="both"/>
      </w:pPr>
      <w:bookmarkStart w:id="169" w:name="_Toc42285044"/>
      <w:r>
        <w:t>Suposiciones y dependencias</w:t>
      </w:r>
      <w:bookmarkEnd w:id="169"/>
    </w:p>
    <w:p w14:paraId="5A37C840" w14:textId="459CB83A" w:rsidR="00B6543E" w:rsidRDefault="00B6543E" w:rsidP="00B6543E"/>
    <w:p w14:paraId="28545606" w14:textId="3B7FE5F1" w:rsidR="00B6543E" w:rsidRDefault="00B6543E" w:rsidP="00B6543E">
      <w:pPr>
        <w:ind w:firstLine="709"/>
        <w:rPr>
          <w:rFonts w:ascii="Arial" w:hAnsi="Arial" w:cs="Arial"/>
        </w:rPr>
      </w:pPr>
      <w:r>
        <w:rPr>
          <w:rFonts w:ascii="Arial" w:hAnsi="Arial" w:cs="Arial"/>
        </w:rPr>
        <w:t xml:space="preserve">Siempre se tendrá en cuanta los impuestos a declarar por ello se estarán siempre </w:t>
      </w:r>
      <w:r w:rsidR="00F030C1">
        <w:rPr>
          <w:rFonts w:ascii="Arial" w:hAnsi="Arial" w:cs="Arial"/>
        </w:rPr>
        <w:t>actualizados,</w:t>
      </w:r>
      <w:r>
        <w:rPr>
          <w:rFonts w:ascii="Arial" w:hAnsi="Arial" w:cs="Arial"/>
        </w:rPr>
        <w:t xml:space="preserve"> así como restricciones que </w:t>
      </w:r>
      <w:r w:rsidR="00F030C1">
        <w:rPr>
          <w:rFonts w:ascii="Arial" w:hAnsi="Arial" w:cs="Arial"/>
        </w:rPr>
        <w:t>dicte</w:t>
      </w:r>
      <w:r>
        <w:rPr>
          <w:rFonts w:ascii="Arial" w:hAnsi="Arial" w:cs="Arial"/>
        </w:rPr>
        <w:t xml:space="preserve"> el gobierno.</w:t>
      </w:r>
    </w:p>
    <w:p w14:paraId="750B0C9E" w14:textId="43F0052E" w:rsidR="00EB1641" w:rsidRDefault="00EB1641" w:rsidP="00B6543E">
      <w:pPr>
        <w:ind w:firstLine="709"/>
        <w:rPr>
          <w:rFonts w:ascii="Arial" w:hAnsi="Arial" w:cs="Arial"/>
        </w:rPr>
      </w:pPr>
    </w:p>
    <w:p w14:paraId="6A03923F" w14:textId="77777777" w:rsidR="00EB1641" w:rsidRPr="00B6543E" w:rsidRDefault="00EB1641" w:rsidP="00B6543E">
      <w:pPr>
        <w:ind w:firstLine="709"/>
        <w:rPr>
          <w:rFonts w:ascii="Arial" w:hAnsi="Arial" w:cs="Arial"/>
        </w:rPr>
      </w:pPr>
    </w:p>
    <w:p w14:paraId="740327D4" w14:textId="746F5A52" w:rsidR="000C4918" w:rsidRDefault="000C4918" w:rsidP="00B6543E">
      <w:pPr>
        <w:pStyle w:val="Ttulo2"/>
        <w:spacing w:line="276" w:lineRule="auto"/>
        <w:jc w:val="both"/>
      </w:pPr>
      <w:bookmarkStart w:id="170" w:name="_Toc42285045"/>
      <w:r>
        <w:t>Requisitos futuros</w:t>
      </w:r>
      <w:bookmarkEnd w:id="170"/>
    </w:p>
    <w:p w14:paraId="6EE90043" w14:textId="719661CF" w:rsidR="000C4918" w:rsidRDefault="000C4918" w:rsidP="00B6543E">
      <w:pPr>
        <w:spacing w:line="276" w:lineRule="auto"/>
        <w:rPr>
          <w:rFonts w:ascii="Arial" w:hAnsi="Arial" w:cs="Arial"/>
        </w:rPr>
      </w:pPr>
    </w:p>
    <w:p w14:paraId="3133301F" w14:textId="7EEE1264" w:rsidR="00B6543E" w:rsidRDefault="00B6543E" w:rsidP="00B6543E">
      <w:pPr>
        <w:spacing w:line="276" w:lineRule="auto"/>
        <w:rPr>
          <w:rFonts w:ascii="Arial" w:hAnsi="Arial" w:cs="Arial"/>
        </w:rPr>
      </w:pPr>
      <w:r>
        <w:rPr>
          <w:rFonts w:ascii="Arial" w:hAnsi="Arial" w:cs="Arial"/>
        </w:rPr>
        <w:tab/>
        <w:t xml:space="preserve">Como por el momento el sistema solo funcionara correctamente en el país de México, y posteriormente se </w:t>
      </w:r>
      <w:r w:rsidR="00F030C1">
        <w:rPr>
          <w:rFonts w:ascii="Arial" w:hAnsi="Arial" w:cs="Arial"/>
        </w:rPr>
        <w:t>buscará</w:t>
      </w:r>
      <w:r>
        <w:rPr>
          <w:rFonts w:ascii="Arial" w:hAnsi="Arial" w:cs="Arial"/>
        </w:rPr>
        <w:t xml:space="preserve"> ampliar</w:t>
      </w:r>
      <w:r w:rsidR="00F030C1">
        <w:rPr>
          <w:rFonts w:ascii="Arial" w:hAnsi="Arial" w:cs="Arial"/>
        </w:rPr>
        <w:t>lo globalmente por lo cual se deberá estudiar las restricciones y leyes de cada país al que se llegue.</w:t>
      </w:r>
    </w:p>
    <w:p w14:paraId="0E4494B2" w14:textId="580D52BA" w:rsidR="00F60E98" w:rsidRDefault="00F60E98" w:rsidP="00B6543E">
      <w:pPr>
        <w:spacing w:line="276" w:lineRule="auto"/>
        <w:rPr>
          <w:rFonts w:ascii="Arial" w:hAnsi="Arial" w:cs="Arial"/>
        </w:rPr>
      </w:pPr>
    </w:p>
    <w:p w14:paraId="6765291F" w14:textId="733468A3" w:rsidR="00F60E98" w:rsidRDefault="00F60E98" w:rsidP="00B6543E">
      <w:pPr>
        <w:spacing w:line="276" w:lineRule="auto"/>
        <w:rPr>
          <w:rFonts w:ascii="Arial" w:hAnsi="Arial" w:cs="Arial"/>
        </w:rPr>
      </w:pPr>
      <w:r>
        <w:rPr>
          <w:rFonts w:ascii="Arial" w:hAnsi="Arial" w:cs="Arial"/>
        </w:rPr>
        <w:tab/>
      </w:r>
      <w:r w:rsidR="00CF3205">
        <w:rPr>
          <w:rFonts w:ascii="Arial" w:hAnsi="Arial" w:cs="Arial"/>
        </w:rPr>
        <w:t xml:space="preserve">Añadir </w:t>
      </w:r>
      <w:r w:rsidR="008A6D1F">
        <w:rPr>
          <w:rFonts w:ascii="Arial" w:hAnsi="Arial" w:cs="Arial"/>
        </w:rPr>
        <w:t>más</w:t>
      </w:r>
      <w:r w:rsidR="00CF3205">
        <w:rPr>
          <w:rFonts w:ascii="Arial" w:hAnsi="Arial" w:cs="Arial"/>
        </w:rPr>
        <w:t xml:space="preserve"> hoteles en distintas ubicaciones al sitio.</w:t>
      </w:r>
    </w:p>
    <w:p w14:paraId="3C9F31F9" w14:textId="424CE191" w:rsidR="008A6D1F" w:rsidRDefault="008A6D1F" w:rsidP="00B6543E">
      <w:pPr>
        <w:spacing w:line="276" w:lineRule="auto"/>
        <w:rPr>
          <w:rFonts w:ascii="Arial" w:hAnsi="Arial" w:cs="Arial"/>
        </w:rPr>
      </w:pPr>
    </w:p>
    <w:p w14:paraId="1A7655CA" w14:textId="4F39DE1A" w:rsidR="008A6D1F" w:rsidRDefault="008A6D1F" w:rsidP="00B6543E">
      <w:pPr>
        <w:spacing w:line="276" w:lineRule="auto"/>
        <w:rPr>
          <w:rFonts w:ascii="Arial" w:hAnsi="Arial" w:cs="Arial"/>
        </w:rPr>
      </w:pPr>
      <w:r>
        <w:rPr>
          <w:rFonts w:ascii="Arial" w:hAnsi="Arial" w:cs="Arial"/>
        </w:rPr>
        <w:tab/>
        <w:t>Poder tener usuarios únicos los cuales puedan revisar el estatus de cada hotel de la línea.</w:t>
      </w:r>
    </w:p>
    <w:p w14:paraId="53ED720D" w14:textId="77777777" w:rsidR="00F030C1" w:rsidRDefault="00F030C1" w:rsidP="00B6543E">
      <w:pPr>
        <w:spacing w:line="276" w:lineRule="auto"/>
        <w:rPr>
          <w:rFonts w:ascii="Arial" w:hAnsi="Arial" w:cs="Arial"/>
        </w:rPr>
      </w:pPr>
    </w:p>
    <w:p w14:paraId="45E28727" w14:textId="77777777" w:rsidR="000C4918" w:rsidRPr="00A367F8" w:rsidRDefault="000C4918" w:rsidP="00B6543E">
      <w:pPr>
        <w:spacing w:line="276" w:lineRule="auto"/>
        <w:rPr>
          <w:rFonts w:ascii="Arial" w:hAnsi="Arial" w:cs="Arial"/>
        </w:rPr>
      </w:pPr>
    </w:p>
    <w:p w14:paraId="62079B4C" w14:textId="77777777" w:rsidR="005F1E77" w:rsidRPr="00A367F8" w:rsidRDefault="005F1E77" w:rsidP="00B6543E">
      <w:pPr>
        <w:spacing w:line="276" w:lineRule="auto"/>
        <w:rPr>
          <w:rFonts w:ascii="Arial" w:hAnsi="Arial" w:cs="Arial"/>
        </w:rPr>
      </w:pPr>
      <w:r w:rsidRPr="00A367F8">
        <w:rPr>
          <w:rFonts w:ascii="Arial" w:hAnsi="Arial" w:cs="Arial"/>
        </w:rPr>
        <w:br w:type="page"/>
      </w:r>
    </w:p>
    <w:p w14:paraId="07578D3F" w14:textId="3DE6A051" w:rsidR="005F1E77" w:rsidRDefault="005F1E77" w:rsidP="00B6543E">
      <w:pPr>
        <w:pStyle w:val="Ttulo1"/>
        <w:spacing w:line="276" w:lineRule="auto"/>
        <w:rPr>
          <w:rFonts w:ascii="Arial" w:hAnsi="Arial" w:cs="Arial"/>
        </w:rPr>
      </w:pPr>
      <w:bookmarkStart w:id="171" w:name="_Toc42285046"/>
      <w:r w:rsidRPr="00A367F8">
        <w:rPr>
          <w:rFonts w:ascii="Arial" w:hAnsi="Arial" w:cs="Arial"/>
        </w:rPr>
        <w:lastRenderedPageBreak/>
        <w:t>Requisitos Específicos</w:t>
      </w:r>
      <w:bookmarkEnd w:id="171"/>
    </w:p>
    <w:p w14:paraId="53A12AAD" w14:textId="6C58DD3F" w:rsidR="00F030C1" w:rsidDel="00190C2A" w:rsidRDefault="00F030C1" w:rsidP="00F030C1">
      <w:pPr>
        <w:rPr>
          <w:del w:id="172" w:author="David Osornio" w:date="2020-06-02T14:09:00Z"/>
        </w:rPr>
      </w:pPr>
    </w:p>
    <w:p w14:paraId="6CCA2817" w14:textId="77777777" w:rsidR="000C4918" w:rsidDel="00190C2A" w:rsidRDefault="000C4918" w:rsidP="00B6543E">
      <w:pPr>
        <w:spacing w:line="276" w:lineRule="auto"/>
        <w:rPr>
          <w:del w:id="173" w:author="David Osornio" w:date="2020-06-02T14:09:00Z"/>
        </w:rPr>
      </w:pPr>
    </w:p>
    <w:p w14:paraId="61B3C401" w14:textId="76F9494B" w:rsidR="000C4918" w:rsidDel="00190C2A" w:rsidRDefault="000C4918" w:rsidP="00B6543E">
      <w:pPr>
        <w:pStyle w:val="Ttulo2"/>
        <w:spacing w:line="276" w:lineRule="auto"/>
        <w:rPr>
          <w:del w:id="174" w:author="David Osornio" w:date="2020-06-02T14:06:00Z"/>
        </w:rPr>
      </w:pPr>
      <w:del w:id="175" w:author="David Osornio" w:date="2020-06-02T14:09:00Z">
        <w:r w:rsidDel="00190C2A">
          <w:delText>Interfaces externas</w:delText>
        </w:r>
      </w:del>
    </w:p>
    <w:p w14:paraId="7D5A6E69" w14:textId="4B18723B" w:rsidR="00F030C1" w:rsidRPr="00070E93" w:rsidDel="00190C2A" w:rsidRDefault="00F030C1" w:rsidP="00F030C1">
      <w:pPr>
        <w:rPr>
          <w:del w:id="176" w:author="David Osornio" w:date="2020-06-02T14:06:00Z"/>
          <w:rFonts w:ascii="Arial" w:hAnsi="Arial" w:cs="Arial"/>
        </w:rPr>
      </w:pPr>
    </w:p>
    <w:p w14:paraId="7A8BE7EF" w14:textId="4275812B" w:rsidR="00F030C1" w:rsidRPr="00070E93" w:rsidDel="00190C2A" w:rsidRDefault="00F030C1">
      <w:pPr>
        <w:pStyle w:val="Ttulo2"/>
        <w:spacing w:line="276" w:lineRule="auto"/>
        <w:rPr>
          <w:del w:id="177" w:author="David Osornio" w:date="2020-06-02T14:09:00Z"/>
        </w:rPr>
        <w:pPrChange w:id="178" w:author="David Osornio" w:date="2020-06-02T14:06:00Z">
          <w:pPr/>
        </w:pPrChange>
      </w:pPr>
    </w:p>
    <w:p w14:paraId="4D579587" w14:textId="62DEB437" w:rsidR="00F030C1" w:rsidRDefault="00F030C1" w:rsidP="00F030C1">
      <w:pPr>
        <w:rPr>
          <w:ins w:id="179" w:author="David Osornio" w:date="2020-06-02T14:09:00Z"/>
          <w:rFonts w:ascii="Arial" w:hAnsi="Arial" w:cs="Arial"/>
        </w:rPr>
      </w:pPr>
    </w:p>
    <w:p w14:paraId="14B48903" w14:textId="77777777" w:rsidR="00190C2A" w:rsidRPr="00070E93" w:rsidRDefault="00190C2A" w:rsidP="00F030C1">
      <w:pPr>
        <w:rPr>
          <w:rFonts w:ascii="Arial" w:hAnsi="Arial" w:cs="Arial"/>
        </w:rPr>
      </w:pPr>
    </w:p>
    <w:p w14:paraId="6711B40E" w14:textId="4807D016" w:rsidR="000C4918" w:rsidDel="00190C2A" w:rsidRDefault="000C4918" w:rsidP="00B6543E">
      <w:pPr>
        <w:pStyle w:val="Ttulo2"/>
        <w:spacing w:line="276" w:lineRule="auto"/>
        <w:rPr>
          <w:del w:id="180" w:author="David Osornio" w:date="2020-06-02T14:06:00Z"/>
        </w:rPr>
      </w:pPr>
      <w:bookmarkStart w:id="181" w:name="_Toc42285047"/>
      <w:r>
        <w:t>Funciones</w:t>
      </w:r>
      <w:bookmarkEnd w:id="181"/>
    </w:p>
    <w:p w14:paraId="6EC6A7BE" w14:textId="6AB6EF4D" w:rsidR="00F030C1" w:rsidRDefault="00F030C1" w:rsidP="00190C2A">
      <w:pPr>
        <w:pStyle w:val="Ttulo2"/>
        <w:spacing w:line="276" w:lineRule="auto"/>
        <w:rPr>
          <w:ins w:id="182" w:author="David Osornio" w:date="2020-06-04T23:12:00Z"/>
        </w:rPr>
      </w:pPr>
    </w:p>
    <w:p w14:paraId="0707443A" w14:textId="4ACA9646" w:rsidR="002D66B7" w:rsidRDefault="002D66B7">
      <w:pPr>
        <w:jc w:val="both"/>
        <w:rPr>
          <w:ins w:id="183" w:author="David Osornio [2]" w:date="2020-06-05T01:00:00Z"/>
          <w:rFonts w:ascii="Arial" w:hAnsi="Arial" w:cs="Arial"/>
        </w:rPr>
      </w:pPr>
      <w:ins w:id="184" w:author="David Osornio" w:date="2020-06-04T23:13:00Z">
        <w:r w:rsidRPr="002D66B7">
          <w:rPr>
            <w:rFonts w:ascii="Arial" w:hAnsi="Arial" w:cs="Arial"/>
            <w:rPrChange w:id="185" w:author="David Osornio" w:date="2020-06-04T23:13:00Z">
              <w:rPr/>
            </w:rPrChange>
          </w:rPr>
          <w:tab/>
          <w:t xml:space="preserve">Ahora </w:t>
        </w:r>
        <w:r>
          <w:rPr>
            <w:rFonts w:ascii="Arial" w:hAnsi="Arial" w:cs="Arial"/>
          </w:rPr>
          <w:t>miraremos lo que el sistema debería satisfacer al momento de ser entregado</w:t>
        </w:r>
      </w:ins>
      <w:ins w:id="186" w:author="David Osornio" w:date="2020-06-04T23:34:00Z">
        <w:r w:rsidR="00941C00">
          <w:rPr>
            <w:rFonts w:ascii="Arial" w:hAnsi="Arial" w:cs="Arial"/>
          </w:rPr>
          <w:t>, esto incluirá los temas importantes que realiza el sistema además de los no importantes que no afectarían el func</w:t>
        </w:r>
      </w:ins>
      <w:ins w:id="187" w:author="David Osornio" w:date="2020-06-04T23:35:00Z">
        <w:r w:rsidR="00941C00">
          <w:rPr>
            <w:rFonts w:ascii="Arial" w:hAnsi="Arial" w:cs="Arial"/>
          </w:rPr>
          <w:t>ionamiento si no se tuvieran</w:t>
        </w:r>
      </w:ins>
      <w:ins w:id="188" w:author="David Osornio" w:date="2020-06-04T23:13:00Z">
        <w:r>
          <w:rPr>
            <w:rFonts w:ascii="Arial" w:hAnsi="Arial" w:cs="Arial"/>
          </w:rPr>
          <w:t xml:space="preserve">. Se </w:t>
        </w:r>
      </w:ins>
      <w:ins w:id="189" w:author="David Osornio" w:date="2020-06-04T23:14:00Z">
        <w:r>
          <w:rPr>
            <w:rFonts w:ascii="Arial" w:hAnsi="Arial" w:cs="Arial"/>
          </w:rPr>
          <w:t>detallarán</w:t>
        </w:r>
      </w:ins>
      <w:ins w:id="190" w:author="David Osornio" w:date="2020-06-04T23:13:00Z">
        <w:r>
          <w:rPr>
            <w:rFonts w:ascii="Arial" w:hAnsi="Arial" w:cs="Arial"/>
          </w:rPr>
          <w:t xml:space="preserve"> de </w:t>
        </w:r>
      </w:ins>
      <w:ins w:id="191" w:author="David Osornio" w:date="2020-06-04T23:14:00Z">
        <w:r>
          <w:rPr>
            <w:rFonts w:ascii="Arial" w:hAnsi="Arial" w:cs="Arial"/>
          </w:rPr>
          <w:t>forma</w:t>
        </w:r>
      </w:ins>
      <w:ins w:id="192" w:author="David Osornio" w:date="2020-06-04T23:13:00Z">
        <w:r>
          <w:rPr>
            <w:rFonts w:ascii="Arial" w:hAnsi="Arial" w:cs="Arial"/>
          </w:rPr>
          <w:t xml:space="preserve"> de tablas</w:t>
        </w:r>
      </w:ins>
      <w:ins w:id="193" w:author="David Osornio" w:date="2020-06-04T23:14:00Z">
        <w:r>
          <w:rPr>
            <w:rFonts w:ascii="Arial" w:hAnsi="Arial" w:cs="Arial"/>
          </w:rPr>
          <w:t xml:space="preserve"> para una mejor compresión además de colocar una prioridad</w:t>
        </w:r>
      </w:ins>
      <w:ins w:id="194" w:author="David Osornio" w:date="2020-06-04T23:24:00Z">
        <w:r w:rsidR="006F700F">
          <w:rPr>
            <w:rFonts w:ascii="Arial" w:hAnsi="Arial" w:cs="Arial"/>
          </w:rPr>
          <w:t xml:space="preserve"> (</w:t>
        </w:r>
      </w:ins>
      <w:ins w:id="195" w:author="David Osornio" w:date="2020-06-04T23:25:00Z">
        <w:r w:rsidR="006F700F">
          <w:rPr>
            <w:rFonts w:ascii="Arial" w:hAnsi="Arial" w:cs="Arial"/>
          </w:rPr>
          <w:t>Estará</w:t>
        </w:r>
      </w:ins>
      <w:ins w:id="196" w:author="David Osornio" w:date="2020-06-04T23:24:00Z">
        <w:r w:rsidR="006F700F">
          <w:rPr>
            <w:rFonts w:ascii="Arial" w:hAnsi="Arial" w:cs="Arial"/>
          </w:rPr>
          <w:t xml:space="preserve"> dividida en 3, alta. Media, baja)</w:t>
        </w:r>
      </w:ins>
      <w:ins w:id="197" w:author="David Osornio" w:date="2020-06-04T23:19:00Z">
        <w:r w:rsidR="000F45FA">
          <w:rPr>
            <w:rFonts w:ascii="Arial" w:hAnsi="Arial" w:cs="Arial"/>
          </w:rPr>
          <w:t>.</w:t>
        </w:r>
      </w:ins>
    </w:p>
    <w:p w14:paraId="44CF52CD" w14:textId="4B93613D" w:rsidR="005A4968" w:rsidRPr="002D66B7" w:rsidDel="005A4968" w:rsidRDefault="005A4968">
      <w:pPr>
        <w:jc w:val="both"/>
        <w:rPr>
          <w:ins w:id="198" w:author="David Osornio" w:date="2020-06-04T23:12:00Z"/>
          <w:del w:id="199" w:author="David Osornio [2]" w:date="2020-06-05T01:01:00Z"/>
          <w:rFonts w:ascii="Arial" w:hAnsi="Arial" w:cs="Arial"/>
          <w:rPrChange w:id="200" w:author="David Osornio" w:date="2020-06-04T23:13:00Z">
            <w:rPr>
              <w:ins w:id="201" w:author="David Osornio" w:date="2020-06-04T23:12:00Z"/>
              <w:del w:id="202" w:author="David Osornio [2]" w:date="2020-06-05T01:01:00Z"/>
            </w:rPr>
          </w:rPrChange>
        </w:rPr>
        <w:pPrChange w:id="203" w:author="David Osornio" w:date="2020-06-04T23:13:00Z">
          <w:pPr/>
        </w:pPrChange>
      </w:pPr>
    </w:p>
    <w:p w14:paraId="73017EB4" w14:textId="77777777" w:rsidR="002D66B7" w:rsidRPr="002D66B7" w:rsidRDefault="002D66B7" w:rsidP="002D66B7"/>
    <w:p w14:paraId="5B4CCED1" w14:textId="66C569E7" w:rsidR="00F030C1" w:rsidRDefault="00070E93" w:rsidP="00190C2A">
      <w:pPr>
        <w:pStyle w:val="Ttulo3"/>
        <w:ind w:firstLine="709"/>
        <w:rPr>
          <w:ins w:id="204" w:author="David Osornio" w:date="2020-06-04T23:33:00Z"/>
        </w:rPr>
      </w:pPr>
      <w:bookmarkStart w:id="205" w:name="_Toc42285048"/>
      <w:r>
        <w:t>Funcionales</w:t>
      </w:r>
      <w:bookmarkEnd w:id="205"/>
    </w:p>
    <w:p w14:paraId="3E7CB482" w14:textId="67CCCCD9" w:rsidR="00941C00" w:rsidRDefault="00941C00" w:rsidP="00941C00">
      <w:pPr>
        <w:rPr>
          <w:ins w:id="206" w:author="David Osornio" w:date="2020-06-04T23:33:00Z"/>
        </w:rPr>
      </w:pPr>
    </w:p>
    <w:p w14:paraId="36DB8DA1" w14:textId="69B4FC8C" w:rsidR="00941C00" w:rsidRPr="00941C00" w:rsidRDefault="00941C00">
      <w:pPr>
        <w:pStyle w:val="Ttulo4"/>
        <w:rPr>
          <w:ins w:id="207" w:author="David Osornio" w:date="2020-06-04T23:14:00Z"/>
        </w:rPr>
        <w:pPrChange w:id="208" w:author="David Osornio" w:date="2020-06-04T23:33:00Z">
          <w:pPr>
            <w:pStyle w:val="Ttulo3"/>
            <w:ind w:firstLine="709"/>
          </w:pPr>
        </w:pPrChange>
      </w:pPr>
      <w:ins w:id="209" w:author="David Osornio" w:date="2020-06-04T23:33:00Z">
        <w:r>
          <w:tab/>
        </w:r>
        <w:r>
          <w:tab/>
        </w:r>
        <w:bookmarkStart w:id="210" w:name="_Toc42285049"/>
        <w:r>
          <w:t>De procesos</w:t>
        </w:r>
      </w:ins>
      <w:bookmarkEnd w:id="210"/>
    </w:p>
    <w:p w14:paraId="1E1F0488" w14:textId="099D3167" w:rsidR="002D66B7" w:rsidRDefault="002D66B7" w:rsidP="002D66B7">
      <w:pPr>
        <w:rPr>
          <w:ins w:id="211" w:author="David Osornio" w:date="2020-06-04T23:14:00Z"/>
        </w:rPr>
      </w:pPr>
    </w:p>
    <w:tbl>
      <w:tblPr>
        <w:tblStyle w:val="Tablanormal5"/>
        <w:tblW w:w="0" w:type="auto"/>
        <w:tblLook w:val="04A0" w:firstRow="1" w:lastRow="0" w:firstColumn="1" w:lastColumn="0" w:noHBand="0" w:noVBand="1"/>
      </w:tblPr>
      <w:tblGrid>
        <w:gridCol w:w="5056"/>
        <w:gridCol w:w="5056"/>
      </w:tblGrid>
      <w:tr w:rsidR="006F700F" w14:paraId="5C0AE0C0" w14:textId="77777777" w:rsidTr="007E2E09">
        <w:trPr>
          <w:cnfStyle w:val="100000000000" w:firstRow="1" w:lastRow="0" w:firstColumn="0" w:lastColumn="0" w:oddVBand="0" w:evenVBand="0" w:oddHBand="0" w:evenHBand="0" w:firstRowFirstColumn="0" w:firstRowLastColumn="0" w:lastRowFirstColumn="0" w:lastRowLastColumn="0"/>
          <w:ins w:id="212" w:author="David Osornio" w:date="2020-06-04T23:27: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7DC3CFE1" w14:textId="5513B294" w:rsidR="006F700F" w:rsidRDefault="00941C00" w:rsidP="007E2E09">
            <w:pPr>
              <w:jc w:val="center"/>
              <w:rPr>
                <w:ins w:id="213" w:author="David Osornio" w:date="2020-06-04T23:27:00Z"/>
              </w:rPr>
            </w:pPr>
            <w:ins w:id="214" w:author="David Osornio" w:date="2020-06-04T23:30:00Z">
              <w:r>
                <w:t>F</w:t>
              </w:r>
            </w:ins>
            <w:ins w:id="215" w:author="David Osornio" w:date="2020-06-04T23:27:00Z">
              <w:r w:rsidR="006F700F">
                <w:t xml:space="preserve">F1, Presentar </w:t>
              </w:r>
            </w:ins>
            <w:ins w:id="216" w:author="David Osornio" w:date="2020-06-04T23:28:00Z">
              <w:r w:rsidR="006F700F">
                <w:t>información</w:t>
              </w:r>
            </w:ins>
            <w:ins w:id="217" w:author="David Osornio" w:date="2020-06-04T23:27:00Z">
              <w:r w:rsidR="006F700F">
                <w:t xml:space="preserve"> relevante del hotel</w:t>
              </w:r>
            </w:ins>
          </w:p>
        </w:tc>
      </w:tr>
      <w:tr w:rsidR="006F700F" w14:paraId="484EE89F" w14:textId="77777777" w:rsidTr="007E2E09">
        <w:trPr>
          <w:cnfStyle w:val="000000100000" w:firstRow="0" w:lastRow="0" w:firstColumn="0" w:lastColumn="0" w:oddVBand="0" w:evenVBand="0" w:oddHBand="1" w:evenHBand="0" w:firstRowFirstColumn="0" w:firstRowLastColumn="0" w:lastRowFirstColumn="0" w:lastRowLastColumn="0"/>
          <w:ins w:id="218" w:author="David Osornio" w:date="2020-06-04T23:27:00Z"/>
        </w:trPr>
        <w:tc>
          <w:tcPr>
            <w:cnfStyle w:val="001000000000" w:firstRow="0" w:lastRow="0" w:firstColumn="1" w:lastColumn="0" w:oddVBand="0" w:evenVBand="0" w:oddHBand="0" w:evenHBand="0" w:firstRowFirstColumn="0" w:firstRowLastColumn="0" w:lastRowFirstColumn="0" w:lastRowLastColumn="0"/>
            <w:tcW w:w="5056" w:type="dxa"/>
          </w:tcPr>
          <w:p w14:paraId="285D02E3" w14:textId="77777777" w:rsidR="006F700F" w:rsidRDefault="006F700F" w:rsidP="007E2E09">
            <w:pPr>
              <w:jc w:val="center"/>
              <w:rPr>
                <w:ins w:id="219" w:author="David Osornio" w:date="2020-06-04T23:27:00Z"/>
              </w:rPr>
            </w:pPr>
            <w:ins w:id="220" w:author="David Osornio" w:date="2020-06-04T23:27:00Z">
              <w:r>
                <w:t>Prioridad</w:t>
              </w:r>
            </w:ins>
          </w:p>
        </w:tc>
        <w:tc>
          <w:tcPr>
            <w:tcW w:w="5056" w:type="dxa"/>
          </w:tcPr>
          <w:p w14:paraId="13448FD7" w14:textId="77777777" w:rsidR="006F700F" w:rsidRDefault="006F700F" w:rsidP="007E2E09">
            <w:pPr>
              <w:jc w:val="center"/>
              <w:cnfStyle w:val="000000100000" w:firstRow="0" w:lastRow="0" w:firstColumn="0" w:lastColumn="0" w:oddVBand="0" w:evenVBand="0" w:oddHBand="1" w:evenHBand="0" w:firstRowFirstColumn="0" w:firstRowLastColumn="0" w:lastRowFirstColumn="0" w:lastRowLastColumn="0"/>
              <w:rPr>
                <w:ins w:id="221" w:author="David Osornio" w:date="2020-06-04T23:27:00Z"/>
              </w:rPr>
            </w:pPr>
            <w:ins w:id="222" w:author="David Osornio" w:date="2020-06-04T23:27:00Z">
              <w:r>
                <w:t>Alta</w:t>
              </w:r>
            </w:ins>
          </w:p>
        </w:tc>
      </w:tr>
      <w:tr w:rsidR="006F700F" w14:paraId="085CF7AF" w14:textId="77777777" w:rsidTr="007E2E09">
        <w:trPr>
          <w:ins w:id="223" w:author="David Osornio" w:date="2020-06-04T23:27:00Z"/>
        </w:trPr>
        <w:tc>
          <w:tcPr>
            <w:cnfStyle w:val="001000000000" w:firstRow="0" w:lastRow="0" w:firstColumn="1" w:lastColumn="0" w:oddVBand="0" w:evenVBand="0" w:oddHBand="0" w:evenHBand="0" w:firstRowFirstColumn="0" w:firstRowLastColumn="0" w:lastRowFirstColumn="0" w:lastRowLastColumn="0"/>
            <w:tcW w:w="5056" w:type="dxa"/>
          </w:tcPr>
          <w:p w14:paraId="163EFA79" w14:textId="0BAE0146" w:rsidR="006F700F" w:rsidRDefault="006F700F" w:rsidP="007E2E09">
            <w:pPr>
              <w:jc w:val="center"/>
              <w:rPr>
                <w:ins w:id="224" w:author="David Osornio" w:date="2020-06-04T23:27:00Z"/>
              </w:rPr>
            </w:pPr>
            <w:ins w:id="225" w:author="David Osornio" w:date="2020-06-04T23:28:00Z">
              <w:r>
                <w:t>Descripción</w:t>
              </w:r>
            </w:ins>
          </w:p>
        </w:tc>
        <w:tc>
          <w:tcPr>
            <w:tcW w:w="5056" w:type="dxa"/>
          </w:tcPr>
          <w:p w14:paraId="091BBE37" w14:textId="012F7805" w:rsidR="006F700F" w:rsidRDefault="006F700F" w:rsidP="00941C00">
            <w:pPr>
              <w:jc w:val="center"/>
              <w:cnfStyle w:val="000000000000" w:firstRow="0" w:lastRow="0" w:firstColumn="0" w:lastColumn="0" w:oddVBand="0" w:evenVBand="0" w:oddHBand="0" w:evenHBand="0" w:firstRowFirstColumn="0" w:firstRowLastColumn="0" w:lastRowFirstColumn="0" w:lastRowLastColumn="0"/>
              <w:rPr>
                <w:ins w:id="226" w:author="David Osornio" w:date="2020-06-04T23:27:00Z"/>
              </w:rPr>
            </w:pPr>
            <w:ins w:id="227" w:author="David Osornio" w:date="2020-06-04T23:28:00Z">
              <w:r>
                <w:t xml:space="preserve">El usuario deberá poder </w:t>
              </w:r>
            </w:ins>
            <w:ins w:id="228" w:author="David Osornio" w:date="2020-06-04T23:30:00Z">
              <w:r w:rsidR="00941C00">
                <w:t>conocer</w:t>
              </w:r>
            </w:ins>
            <w:ins w:id="229" w:author="David Osornio" w:date="2020-06-04T23:28:00Z">
              <w:r>
                <w:t xml:space="preserve"> la ubicación del hotel, </w:t>
              </w:r>
            </w:ins>
            <w:ins w:id="230" w:author="David Osornio" w:date="2020-06-04T23:30:00Z">
              <w:r w:rsidR="00941C00">
                <w:t>así</w:t>
              </w:r>
            </w:ins>
            <w:ins w:id="231" w:author="David Osornio" w:date="2020-06-04T23:28:00Z">
              <w:r>
                <w:t xml:space="preserve"> como servicios que presta y como lo </w:t>
              </w:r>
            </w:ins>
            <w:ins w:id="232" w:author="David Osornio" w:date="2020-06-04T23:31:00Z">
              <w:r w:rsidR="00941C00">
                <w:t>más</w:t>
              </w:r>
            </w:ins>
            <w:ins w:id="233" w:author="David Osornio" w:date="2020-06-04T23:28:00Z">
              <w:r>
                <w:t xml:space="preserve"> importante los ti</w:t>
              </w:r>
            </w:ins>
            <w:ins w:id="234" w:author="David Osornio" w:date="2020-06-04T23:31:00Z">
              <w:r w:rsidR="00941C00">
                <w:t>po</w:t>
              </w:r>
            </w:ins>
            <w:ins w:id="235" w:author="David Osornio" w:date="2020-06-04T23:28:00Z">
              <w:r>
                <w:t>s de habitaciones con los que cuenta.</w:t>
              </w:r>
            </w:ins>
          </w:p>
        </w:tc>
      </w:tr>
      <w:tr w:rsidR="006F700F" w14:paraId="1CA5697F" w14:textId="77777777" w:rsidTr="007E2E09">
        <w:trPr>
          <w:cnfStyle w:val="000000100000" w:firstRow="0" w:lastRow="0" w:firstColumn="0" w:lastColumn="0" w:oddVBand="0" w:evenVBand="0" w:oddHBand="1" w:evenHBand="0" w:firstRowFirstColumn="0" w:firstRowLastColumn="0" w:lastRowFirstColumn="0" w:lastRowLastColumn="0"/>
          <w:ins w:id="236" w:author="David Osornio" w:date="2020-06-04T23:27:00Z"/>
        </w:trPr>
        <w:tc>
          <w:tcPr>
            <w:cnfStyle w:val="001000000000" w:firstRow="0" w:lastRow="0" w:firstColumn="1" w:lastColumn="0" w:oddVBand="0" w:evenVBand="0" w:oddHBand="0" w:evenHBand="0" w:firstRowFirstColumn="0" w:firstRowLastColumn="0" w:lastRowFirstColumn="0" w:lastRowLastColumn="0"/>
            <w:tcW w:w="5056" w:type="dxa"/>
          </w:tcPr>
          <w:p w14:paraId="7196B4C9" w14:textId="67E6EFEA" w:rsidR="006F700F" w:rsidRDefault="00526CD1" w:rsidP="007E2E09">
            <w:pPr>
              <w:jc w:val="center"/>
              <w:rPr>
                <w:ins w:id="237" w:author="David Osornio" w:date="2020-06-04T23:27:00Z"/>
              </w:rPr>
            </w:pPr>
            <w:ins w:id="238" w:author="David Osornio [2]" w:date="2020-06-05T00:56:00Z">
              <w:r>
                <w:t>Dirigido a</w:t>
              </w:r>
            </w:ins>
          </w:p>
        </w:tc>
        <w:tc>
          <w:tcPr>
            <w:tcW w:w="5056" w:type="dxa"/>
          </w:tcPr>
          <w:p w14:paraId="3DA27669" w14:textId="27FFC9C7" w:rsidR="006F700F" w:rsidRDefault="00526CD1" w:rsidP="006F700F">
            <w:pPr>
              <w:keepNext/>
              <w:jc w:val="center"/>
              <w:cnfStyle w:val="000000100000" w:firstRow="0" w:lastRow="0" w:firstColumn="0" w:lastColumn="0" w:oddVBand="0" w:evenVBand="0" w:oddHBand="1" w:evenHBand="0" w:firstRowFirstColumn="0" w:firstRowLastColumn="0" w:lastRowFirstColumn="0" w:lastRowLastColumn="0"/>
              <w:rPr>
                <w:ins w:id="239" w:author="David Osornio" w:date="2020-06-04T23:27:00Z"/>
              </w:rPr>
            </w:pPr>
            <w:ins w:id="240" w:author="David Osornio [2]" w:date="2020-06-05T00:56:00Z">
              <w:r>
                <w:t>Usuario</w:t>
              </w:r>
            </w:ins>
          </w:p>
        </w:tc>
      </w:tr>
    </w:tbl>
    <w:p w14:paraId="323A9FB1" w14:textId="769795B9" w:rsidR="000F45FA" w:rsidDel="007E2E09" w:rsidRDefault="006F700F">
      <w:pPr>
        <w:pStyle w:val="Descripcin"/>
        <w:rPr>
          <w:ins w:id="241" w:author="David Osornio" w:date="2020-06-04T23:27:00Z"/>
          <w:del w:id="242" w:author="David Osornio [2]" w:date="2020-06-05T00:38:00Z"/>
        </w:rPr>
        <w:pPrChange w:id="243" w:author="David Osornio [2]" w:date="2020-06-05T00:45:00Z">
          <w:pPr>
            <w:pStyle w:val="Descripcin"/>
            <w:keepNext/>
          </w:pPr>
        </w:pPrChange>
      </w:pPr>
      <w:ins w:id="244" w:author="David Osornio" w:date="2020-06-04T23:29:00Z">
        <w:r>
          <w:t xml:space="preserve">Tabla </w:t>
        </w:r>
      </w:ins>
      <w:ins w:id="245" w:author="David Osornio [2]" w:date="2020-06-05T16:43:00Z">
        <w:r w:rsidR="00014B7E">
          <w:fldChar w:fldCharType="begin"/>
        </w:r>
        <w:r w:rsidR="00014B7E">
          <w:instrText xml:space="preserve"> SEQ Tabla \* ARABIC </w:instrText>
        </w:r>
      </w:ins>
      <w:r w:rsidR="00014B7E">
        <w:fldChar w:fldCharType="separate"/>
      </w:r>
      <w:ins w:id="246" w:author="David Osornio [2]" w:date="2020-06-05T21:06:00Z">
        <w:r w:rsidR="00E70F2E">
          <w:rPr>
            <w:noProof/>
          </w:rPr>
          <w:t>1</w:t>
        </w:r>
      </w:ins>
      <w:ins w:id="247" w:author="David Osornio [2]" w:date="2020-06-05T16:43:00Z">
        <w:r w:rsidR="00014B7E">
          <w:fldChar w:fldCharType="end"/>
        </w:r>
      </w:ins>
      <w:ins w:id="248" w:author="David Osornio" w:date="2020-06-04T23:29:00Z">
        <w:del w:id="249" w:author="David Osornio [2]" w:date="2020-06-05T16:43:00Z">
          <w:r w:rsidDel="00014B7E">
            <w:rPr>
              <w:i w:val="0"/>
              <w:iCs w:val="0"/>
            </w:rPr>
            <w:fldChar w:fldCharType="begin"/>
          </w:r>
          <w:r w:rsidDel="00014B7E">
            <w:delInstrText xml:space="preserve"> SEQ Tabla \* ARABIC </w:delInstrText>
          </w:r>
        </w:del>
      </w:ins>
      <w:del w:id="250" w:author="David Osornio [2]" w:date="2020-06-05T16:43:00Z">
        <w:r w:rsidDel="00014B7E">
          <w:rPr>
            <w:i w:val="0"/>
            <w:iCs w:val="0"/>
          </w:rPr>
          <w:fldChar w:fldCharType="separate"/>
        </w:r>
      </w:del>
      <w:ins w:id="251" w:author="David Osornio" w:date="2020-06-04T23:29:00Z">
        <w:del w:id="252" w:author="David Osornio [2]" w:date="2020-06-05T16:43:00Z">
          <w:r w:rsidDel="00014B7E">
            <w:rPr>
              <w:i w:val="0"/>
              <w:iCs w:val="0"/>
            </w:rPr>
            <w:fldChar w:fldCharType="end"/>
          </w:r>
        </w:del>
        <w:r>
          <w:t xml:space="preserve"> de FF, Información relevante</w:t>
        </w:r>
      </w:ins>
    </w:p>
    <w:p w14:paraId="2AE7FF47" w14:textId="3141D9DC" w:rsidR="006F700F" w:rsidRDefault="006F700F">
      <w:pPr>
        <w:pStyle w:val="Descripcin"/>
        <w:rPr>
          <w:ins w:id="253" w:author="David Osornio" w:date="2020-06-04T23:27:00Z"/>
        </w:rPr>
        <w:pPrChange w:id="254" w:author="David Osornio [2]" w:date="2020-06-05T00:45:00Z">
          <w:pPr>
            <w:pStyle w:val="Descripcin"/>
            <w:keepNext/>
          </w:pPr>
        </w:pPrChange>
      </w:pPr>
    </w:p>
    <w:p w14:paraId="464FAC9B" w14:textId="77777777" w:rsidR="006F700F" w:rsidRDefault="006F700F">
      <w:pPr>
        <w:pStyle w:val="Descripcin"/>
        <w:keepNext/>
        <w:rPr>
          <w:ins w:id="255" w:author="David Osornio" w:date="2020-06-04T23:21:00Z"/>
        </w:rPr>
        <w:pPrChange w:id="256" w:author="David Osornio" w:date="2020-06-04T23:21:00Z">
          <w:pPr/>
        </w:pPrChange>
      </w:pPr>
    </w:p>
    <w:tbl>
      <w:tblPr>
        <w:tblStyle w:val="Tablanormal5"/>
        <w:tblW w:w="0" w:type="auto"/>
        <w:tblLook w:val="04A0" w:firstRow="1" w:lastRow="0" w:firstColumn="1" w:lastColumn="0" w:noHBand="0" w:noVBand="1"/>
      </w:tblPr>
      <w:tblGrid>
        <w:gridCol w:w="5056"/>
        <w:gridCol w:w="5056"/>
        <w:tblGridChange w:id="257">
          <w:tblGrid>
            <w:gridCol w:w="5056"/>
            <w:gridCol w:w="5056"/>
          </w:tblGrid>
        </w:tblGridChange>
      </w:tblGrid>
      <w:tr w:rsidR="000F45FA" w14:paraId="5CCC7567" w14:textId="77777777" w:rsidTr="007E2E09">
        <w:trPr>
          <w:cnfStyle w:val="100000000000" w:firstRow="1" w:lastRow="0" w:firstColumn="0" w:lastColumn="0" w:oddVBand="0" w:evenVBand="0" w:oddHBand="0" w:evenHBand="0" w:firstRowFirstColumn="0" w:firstRowLastColumn="0" w:lastRowFirstColumn="0" w:lastRowLastColumn="0"/>
          <w:ins w:id="258" w:author="David Osornio" w:date="2020-06-04T23:14: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472E785D" w14:textId="12AB26A9" w:rsidR="000F45FA" w:rsidRDefault="00941C00" w:rsidP="002D66B7">
            <w:pPr>
              <w:jc w:val="center"/>
              <w:rPr>
                <w:ins w:id="259" w:author="David Osornio" w:date="2020-06-04T23:14:00Z"/>
              </w:rPr>
            </w:pPr>
            <w:ins w:id="260" w:author="David Osornio" w:date="2020-06-04T23:30:00Z">
              <w:r>
                <w:t>F</w:t>
              </w:r>
            </w:ins>
            <w:ins w:id="261" w:author="David Osornio" w:date="2020-06-04T23:19:00Z">
              <w:r w:rsidR="000F45FA">
                <w:t>F</w:t>
              </w:r>
            </w:ins>
            <w:ins w:id="262" w:author="David Osornio [2]" w:date="2020-06-05T00:39:00Z">
              <w:r w:rsidR="007E2E09">
                <w:t>2</w:t>
              </w:r>
            </w:ins>
            <w:ins w:id="263" w:author="David Osornio" w:date="2020-06-04T23:22:00Z">
              <w:del w:id="264" w:author="David Osornio [2]" w:date="2020-06-05T00:39:00Z">
                <w:r w:rsidR="006F700F" w:rsidDel="007E2E09">
                  <w:delText>1</w:delText>
                </w:r>
              </w:del>
              <w:r w:rsidR="006F700F">
                <w:t>, Realizar Reserva por parte del Usuario</w:t>
              </w:r>
            </w:ins>
          </w:p>
        </w:tc>
      </w:tr>
      <w:tr w:rsidR="002D66B7" w14:paraId="3002D942" w14:textId="77777777" w:rsidTr="002D66B7">
        <w:tblPrEx>
          <w:tblW w:w="0" w:type="auto"/>
          <w:tblPrExChange w:id="265" w:author="David Osornio" w:date="2020-06-04T23:15: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266" w:author="David Osornio" w:date="2020-06-04T23:14:00Z"/>
        </w:trPr>
        <w:tc>
          <w:tcPr>
            <w:cnfStyle w:val="001000000000" w:firstRow="0" w:lastRow="0" w:firstColumn="1" w:lastColumn="0" w:oddVBand="0" w:evenVBand="0" w:oddHBand="0" w:evenHBand="0" w:firstRowFirstColumn="0" w:firstRowLastColumn="0" w:lastRowFirstColumn="0" w:lastRowLastColumn="0"/>
            <w:tcW w:w="0" w:type="dxa"/>
            <w:tcPrChange w:id="267" w:author="David Osornio" w:date="2020-06-04T23:15:00Z">
              <w:tcPr>
                <w:tcW w:w="5056" w:type="dxa"/>
              </w:tcPr>
            </w:tcPrChange>
          </w:tcPr>
          <w:p w14:paraId="2AC0E6A8" w14:textId="0EF2DE60" w:rsidR="002D66B7" w:rsidRDefault="006F700F" w:rsidP="002D66B7">
            <w:pPr>
              <w:jc w:val="center"/>
              <w:cnfStyle w:val="001000100000" w:firstRow="0" w:lastRow="0" w:firstColumn="1" w:lastColumn="0" w:oddVBand="0" w:evenVBand="0" w:oddHBand="1" w:evenHBand="0" w:firstRowFirstColumn="0" w:firstRowLastColumn="0" w:lastRowFirstColumn="0" w:lastRowLastColumn="0"/>
              <w:rPr>
                <w:ins w:id="268" w:author="David Osornio" w:date="2020-06-04T23:14:00Z"/>
              </w:rPr>
            </w:pPr>
            <w:ins w:id="269" w:author="David Osornio" w:date="2020-06-04T23:24:00Z">
              <w:r>
                <w:t>Prioridad</w:t>
              </w:r>
            </w:ins>
          </w:p>
        </w:tc>
        <w:tc>
          <w:tcPr>
            <w:tcW w:w="0" w:type="dxa"/>
            <w:tcPrChange w:id="270" w:author="David Osornio" w:date="2020-06-04T23:15:00Z">
              <w:tcPr>
                <w:tcW w:w="5056" w:type="dxa"/>
              </w:tcPr>
            </w:tcPrChange>
          </w:tcPr>
          <w:p w14:paraId="455D86A2" w14:textId="72EA2210" w:rsidR="002D66B7" w:rsidRDefault="006F700F" w:rsidP="002D66B7">
            <w:pPr>
              <w:jc w:val="center"/>
              <w:cnfStyle w:val="000000100000" w:firstRow="0" w:lastRow="0" w:firstColumn="0" w:lastColumn="0" w:oddVBand="0" w:evenVBand="0" w:oddHBand="1" w:evenHBand="0" w:firstRowFirstColumn="0" w:firstRowLastColumn="0" w:lastRowFirstColumn="0" w:lastRowLastColumn="0"/>
              <w:rPr>
                <w:ins w:id="271" w:author="David Osornio" w:date="2020-06-04T23:14:00Z"/>
              </w:rPr>
            </w:pPr>
            <w:ins w:id="272" w:author="David Osornio" w:date="2020-06-04T23:24:00Z">
              <w:r>
                <w:t>Alta</w:t>
              </w:r>
            </w:ins>
          </w:p>
        </w:tc>
      </w:tr>
      <w:tr w:rsidR="002D66B7" w14:paraId="70A0B9CB" w14:textId="77777777" w:rsidTr="002D66B7">
        <w:tblPrEx>
          <w:tblW w:w="0" w:type="auto"/>
          <w:tblPrExChange w:id="273" w:author="David Osornio" w:date="2020-06-04T23:15:00Z">
            <w:tblPrEx>
              <w:tblW w:w="0" w:type="auto"/>
            </w:tblPrEx>
          </w:tblPrExChange>
        </w:tblPrEx>
        <w:trPr>
          <w:ins w:id="274" w:author="David Osornio" w:date="2020-06-04T23:14:00Z"/>
        </w:trPr>
        <w:tc>
          <w:tcPr>
            <w:cnfStyle w:val="001000000000" w:firstRow="0" w:lastRow="0" w:firstColumn="1" w:lastColumn="0" w:oddVBand="0" w:evenVBand="0" w:oddHBand="0" w:evenHBand="0" w:firstRowFirstColumn="0" w:firstRowLastColumn="0" w:lastRowFirstColumn="0" w:lastRowLastColumn="0"/>
            <w:tcW w:w="0" w:type="dxa"/>
            <w:tcPrChange w:id="275" w:author="David Osornio" w:date="2020-06-04T23:15:00Z">
              <w:tcPr>
                <w:tcW w:w="5056" w:type="dxa"/>
              </w:tcPr>
            </w:tcPrChange>
          </w:tcPr>
          <w:p w14:paraId="78557BBC" w14:textId="3523D85A" w:rsidR="002D66B7" w:rsidRDefault="00941C00" w:rsidP="002D66B7">
            <w:pPr>
              <w:jc w:val="center"/>
              <w:rPr>
                <w:ins w:id="276" w:author="David Osornio" w:date="2020-06-04T23:14:00Z"/>
              </w:rPr>
            </w:pPr>
            <w:ins w:id="277" w:author="David Osornio" w:date="2020-06-04T23:30:00Z">
              <w:r>
                <w:t>Descripción</w:t>
              </w:r>
            </w:ins>
          </w:p>
        </w:tc>
        <w:tc>
          <w:tcPr>
            <w:tcW w:w="0" w:type="dxa"/>
            <w:tcPrChange w:id="278" w:author="David Osornio" w:date="2020-06-04T23:15:00Z">
              <w:tcPr>
                <w:tcW w:w="5056" w:type="dxa"/>
              </w:tcPr>
            </w:tcPrChange>
          </w:tcPr>
          <w:p w14:paraId="0278D56F" w14:textId="13D5C73B" w:rsidR="002D66B7" w:rsidRDefault="006F700F" w:rsidP="002D66B7">
            <w:pPr>
              <w:jc w:val="center"/>
              <w:cnfStyle w:val="000000000000" w:firstRow="0" w:lastRow="0" w:firstColumn="0" w:lastColumn="0" w:oddVBand="0" w:evenVBand="0" w:oddHBand="0" w:evenHBand="0" w:firstRowFirstColumn="0" w:firstRowLastColumn="0" w:lastRowFirstColumn="0" w:lastRowLastColumn="0"/>
              <w:rPr>
                <w:ins w:id="279" w:author="David Osornio" w:date="2020-06-04T23:14:00Z"/>
              </w:rPr>
            </w:pPr>
            <w:ins w:id="280" w:author="David Osornio" w:date="2020-06-04T23:25:00Z">
              <w:r>
                <w:t xml:space="preserve">El usuario deberá de </w:t>
              </w:r>
            </w:ins>
            <w:ins w:id="281" w:author="David Osornio" w:date="2020-06-04T23:26:00Z">
              <w:r>
                <w:t xml:space="preserve">poder crear una reservación en un lugar </w:t>
              </w:r>
              <w:del w:id="282" w:author="David Osornio [2]" w:date="2020-06-05T00:36:00Z">
                <w:r w:rsidDel="007E2E09">
                  <w:delText>especifico</w:delText>
                </w:r>
              </w:del>
            </w:ins>
            <w:ins w:id="283" w:author="David Osornio [2]" w:date="2020-06-05T00:36:00Z">
              <w:r w:rsidR="007E2E09">
                <w:t>específico</w:t>
              </w:r>
            </w:ins>
            <w:ins w:id="284" w:author="David Osornio" w:date="2020-06-04T23:26:00Z">
              <w:r>
                <w:t xml:space="preserve"> de hospedaje, </w:t>
              </w:r>
              <w:del w:id="285" w:author="David Osornio [2]" w:date="2020-06-05T00:36:00Z">
                <w:r w:rsidDel="007E2E09">
                  <w:delText>numero</w:delText>
                </w:r>
              </w:del>
            </w:ins>
            <w:ins w:id="286" w:author="David Osornio [2]" w:date="2020-06-05T00:36:00Z">
              <w:r w:rsidR="007E2E09">
                <w:t>número</w:t>
              </w:r>
            </w:ins>
            <w:ins w:id="287" w:author="David Osornio" w:date="2020-06-04T23:26:00Z">
              <w:r>
                <w:t xml:space="preserve"> de personas </w:t>
              </w:r>
              <w:del w:id="288" w:author="David Osornio [2]" w:date="2020-06-05T00:36:00Z">
                <w:r w:rsidDel="007E2E09">
                  <w:delText>idefinidas</w:delText>
                </w:r>
              </w:del>
            </w:ins>
            <w:ins w:id="289" w:author="David Osornio [2]" w:date="2020-06-05T00:36:00Z">
              <w:r w:rsidR="007E2E09">
                <w:t>indefinidas</w:t>
              </w:r>
            </w:ins>
            <w:ins w:id="290" w:author="David Osornio" w:date="2020-06-04T23:26:00Z">
              <w:r>
                <w:t xml:space="preserve"> dividiendo entre niños y adultos,</w:t>
              </w:r>
            </w:ins>
          </w:p>
        </w:tc>
      </w:tr>
      <w:tr w:rsidR="000F45FA" w14:paraId="14E78B18" w14:textId="77777777" w:rsidTr="002D66B7">
        <w:trPr>
          <w:cnfStyle w:val="000000100000" w:firstRow="0" w:lastRow="0" w:firstColumn="0" w:lastColumn="0" w:oddVBand="0" w:evenVBand="0" w:oddHBand="1" w:evenHBand="0" w:firstRowFirstColumn="0" w:firstRowLastColumn="0" w:lastRowFirstColumn="0" w:lastRowLastColumn="0"/>
          <w:ins w:id="291" w:author="David Osornio" w:date="2020-06-04T23:18:00Z"/>
        </w:trPr>
        <w:tc>
          <w:tcPr>
            <w:cnfStyle w:val="001000000000" w:firstRow="0" w:lastRow="0" w:firstColumn="1" w:lastColumn="0" w:oddVBand="0" w:evenVBand="0" w:oddHBand="0" w:evenHBand="0" w:firstRowFirstColumn="0" w:firstRowLastColumn="0" w:lastRowFirstColumn="0" w:lastRowLastColumn="0"/>
            <w:tcW w:w="5056" w:type="dxa"/>
          </w:tcPr>
          <w:p w14:paraId="7D95A3F6" w14:textId="35A9F010" w:rsidR="000F45FA" w:rsidRDefault="00526CD1" w:rsidP="002D66B7">
            <w:pPr>
              <w:jc w:val="center"/>
              <w:rPr>
                <w:ins w:id="292" w:author="David Osornio" w:date="2020-06-04T23:18:00Z"/>
              </w:rPr>
            </w:pPr>
            <w:ins w:id="293" w:author="David Osornio [2]" w:date="2020-06-05T00:56:00Z">
              <w:r>
                <w:t>Dirigido a</w:t>
              </w:r>
            </w:ins>
          </w:p>
        </w:tc>
        <w:tc>
          <w:tcPr>
            <w:tcW w:w="5056" w:type="dxa"/>
          </w:tcPr>
          <w:p w14:paraId="70C01B63" w14:textId="651B4584" w:rsidR="000F45FA" w:rsidRDefault="00526CD1">
            <w:pPr>
              <w:keepNext/>
              <w:jc w:val="center"/>
              <w:cnfStyle w:val="000000100000" w:firstRow="0" w:lastRow="0" w:firstColumn="0" w:lastColumn="0" w:oddVBand="0" w:evenVBand="0" w:oddHBand="1" w:evenHBand="0" w:firstRowFirstColumn="0" w:firstRowLastColumn="0" w:lastRowFirstColumn="0" w:lastRowLastColumn="0"/>
              <w:rPr>
                <w:ins w:id="294" w:author="David Osornio" w:date="2020-06-04T23:18:00Z"/>
              </w:rPr>
              <w:pPrChange w:id="295" w:author="David Osornio [2]" w:date="2020-06-05T00:37:00Z">
                <w:pPr>
                  <w:jc w:val="center"/>
                  <w:cnfStyle w:val="000000100000" w:firstRow="0" w:lastRow="0" w:firstColumn="0" w:lastColumn="0" w:oddVBand="0" w:evenVBand="0" w:oddHBand="1" w:evenHBand="0" w:firstRowFirstColumn="0" w:firstRowLastColumn="0" w:lastRowFirstColumn="0" w:lastRowLastColumn="0"/>
                </w:pPr>
              </w:pPrChange>
            </w:pPr>
            <w:ins w:id="296" w:author="David Osornio [2]" w:date="2020-06-05T00:56:00Z">
              <w:r>
                <w:t>Usuario</w:t>
              </w:r>
            </w:ins>
          </w:p>
        </w:tc>
      </w:tr>
    </w:tbl>
    <w:p w14:paraId="19258861" w14:textId="4B5EE055" w:rsidR="00596974" w:rsidDel="007E2E09" w:rsidRDefault="007E2E09">
      <w:pPr>
        <w:pStyle w:val="Descripcin"/>
        <w:rPr>
          <w:del w:id="297" w:author="David Osornio [2]" w:date="2020-06-05T00:32:00Z"/>
        </w:rPr>
        <w:pPrChange w:id="298" w:author="David Osornio [2]" w:date="2020-06-05T00:45:00Z">
          <w:pPr>
            <w:pStyle w:val="Descripcin"/>
            <w:jc w:val="center"/>
          </w:pPr>
        </w:pPrChange>
      </w:pPr>
      <w:ins w:id="299" w:author="David Osornio [2]" w:date="2020-06-05T00:37:00Z">
        <w:r>
          <w:t xml:space="preserve">Tabla </w:t>
        </w:r>
      </w:ins>
      <w:ins w:id="300" w:author="David Osornio [2]" w:date="2020-06-05T16:43:00Z">
        <w:r w:rsidR="00014B7E">
          <w:fldChar w:fldCharType="begin"/>
        </w:r>
        <w:r w:rsidR="00014B7E">
          <w:instrText xml:space="preserve"> SEQ Tabla \* ARABIC </w:instrText>
        </w:r>
      </w:ins>
      <w:r w:rsidR="00014B7E">
        <w:fldChar w:fldCharType="separate"/>
      </w:r>
      <w:ins w:id="301" w:author="David Osornio [2]" w:date="2020-06-05T16:43:00Z">
        <w:r w:rsidR="00014B7E">
          <w:rPr>
            <w:noProof/>
          </w:rPr>
          <w:t>2</w:t>
        </w:r>
        <w:r w:rsidR="00014B7E">
          <w:fldChar w:fldCharType="end"/>
        </w:r>
      </w:ins>
      <w:ins w:id="302" w:author="David Osornio [2]" w:date="2020-06-05T00:37:00Z">
        <w:r>
          <w:t xml:space="preserve"> de FF, Reservaciones</w:t>
        </w:r>
      </w:ins>
      <w:ins w:id="303" w:author="David Osornio" w:date="2020-06-04T23:21:00Z">
        <w:del w:id="304" w:author="David Osornio [2]" w:date="2020-06-05T00:37:00Z">
          <w:r w:rsidR="000F45FA" w:rsidDel="007E2E09">
            <w:delText xml:space="preserve">Tabla </w:delText>
          </w:r>
        </w:del>
      </w:ins>
      <w:ins w:id="305" w:author="David Osornio" w:date="2020-06-04T23:29:00Z">
        <w:del w:id="306" w:author="David Osornio [2]" w:date="2020-06-05T00:37:00Z">
          <w:r w:rsidR="006F700F" w:rsidDel="007E2E09">
            <w:delText>2</w:delText>
          </w:r>
        </w:del>
      </w:ins>
      <w:ins w:id="307" w:author="David Osornio" w:date="2020-06-04T23:21:00Z">
        <w:del w:id="308" w:author="David Osornio [2]" w:date="2020-06-05T00:37:00Z">
          <w:r w:rsidR="000F45FA" w:rsidDel="007E2E09">
            <w:delText xml:space="preserve"> de FF</w:delText>
          </w:r>
        </w:del>
      </w:ins>
      <w:ins w:id="309" w:author="David Osornio" w:date="2020-06-04T23:29:00Z">
        <w:del w:id="310" w:author="David Osornio [2]" w:date="2020-06-05T00:37:00Z">
          <w:r w:rsidR="006F700F" w:rsidDel="007E2E09">
            <w:delText>, Reservaciones</w:delText>
          </w:r>
        </w:del>
      </w:ins>
    </w:p>
    <w:p w14:paraId="044B8AE5" w14:textId="77777777" w:rsidR="007E2E09" w:rsidRDefault="007E2E09">
      <w:pPr>
        <w:rPr>
          <w:ins w:id="311" w:author="David Osornio [2]" w:date="2020-06-05T00:37:00Z"/>
        </w:rPr>
      </w:pPr>
    </w:p>
    <w:p w14:paraId="3EF977BE" w14:textId="77777777" w:rsidR="007E2E09" w:rsidRDefault="007E2E09" w:rsidP="007E2E09">
      <w:pPr>
        <w:pStyle w:val="Descripcin"/>
        <w:keepNext/>
        <w:rPr>
          <w:ins w:id="312" w:author="David Osornio [2]" w:date="2020-06-05T00:37:00Z"/>
        </w:rPr>
      </w:pPr>
    </w:p>
    <w:tbl>
      <w:tblPr>
        <w:tblStyle w:val="Tablanormal5"/>
        <w:tblW w:w="0" w:type="auto"/>
        <w:tblLook w:val="04A0" w:firstRow="1" w:lastRow="0" w:firstColumn="1" w:lastColumn="0" w:noHBand="0" w:noVBand="1"/>
      </w:tblPr>
      <w:tblGrid>
        <w:gridCol w:w="5056"/>
        <w:gridCol w:w="5056"/>
      </w:tblGrid>
      <w:tr w:rsidR="00F723C0" w14:paraId="6A657611" w14:textId="77777777" w:rsidTr="00014B7E">
        <w:trPr>
          <w:cnfStyle w:val="100000000000" w:firstRow="1" w:lastRow="0" w:firstColumn="0" w:lastColumn="0" w:oddVBand="0" w:evenVBand="0" w:oddHBand="0" w:evenHBand="0" w:firstRowFirstColumn="0" w:firstRowLastColumn="0" w:lastRowFirstColumn="0" w:lastRowLastColumn="0"/>
          <w:ins w:id="313" w:author="David Osornio [2]" w:date="2020-06-05T00:40: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2FB5BECC" w14:textId="727E0859" w:rsidR="00F723C0" w:rsidRDefault="00F723C0" w:rsidP="00014B7E">
            <w:pPr>
              <w:jc w:val="center"/>
              <w:rPr>
                <w:ins w:id="314" w:author="David Osornio [2]" w:date="2020-06-05T00:40:00Z"/>
              </w:rPr>
            </w:pPr>
            <w:ins w:id="315" w:author="David Osornio [2]" w:date="2020-06-05T00:40:00Z">
              <w:r>
                <w:t>FF</w:t>
              </w:r>
            </w:ins>
            <w:ins w:id="316" w:author="David Osornio [2]" w:date="2020-06-05T00:41:00Z">
              <w:r>
                <w:t xml:space="preserve">3, </w:t>
              </w:r>
            </w:ins>
            <w:ins w:id="317" w:author="David Osornio [2]" w:date="2020-06-05T00:42:00Z">
              <w:r>
                <w:t>Elección</w:t>
              </w:r>
            </w:ins>
            <w:ins w:id="318" w:author="David Osornio [2]" w:date="2020-06-05T00:41:00Z">
              <w:r>
                <w:t xml:space="preserve"> de </w:t>
              </w:r>
            </w:ins>
            <w:ins w:id="319" w:author="David Osornio [2]" w:date="2020-06-05T00:42:00Z">
              <w:r>
                <w:t>Habitaciones</w:t>
              </w:r>
            </w:ins>
          </w:p>
        </w:tc>
      </w:tr>
      <w:tr w:rsidR="00F723C0" w14:paraId="2FDC8880" w14:textId="77777777" w:rsidTr="00014B7E">
        <w:trPr>
          <w:cnfStyle w:val="000000100000" w:firstRow="0" w:lastRow="0" w:firstColumn="0" w:lastColumn="0" w:oddVBand="0" w:evenVBand="0" w:oddHBand="1" w:evenHBand="0" w:firstRowFirstColumn="0" w:firstRowLastColumn="0" w:lastRowFirstColumn="0" w:lastRowLastColumn="0"/>
          <w:ins w:id="320" w:author="David Osornio [2]" w:date="2020-06-05T00:40:00Z"/>
        </w:trPr>
        <w:tc>
          <w:tcPr>
            <w:cnfStyle w:val="001000000000" w:firstRow="0" w:lastRow="0" w:firstColumn="1" w:lastColumn="0" w:oddVBand="0" w:evenVBand="0" w:oddHBand="0" w:evenHBand="0" w:firstRowFirstColumn="0" w:firstRowLastColumn="0" w:lastRowFirstColumn="0" w:lastRowLastColumn="0"/>
            <w:tcW w:w="0" w:type="dxa"/>
          </w:tcPr>
          <w:p w14:paraId="516F61D6" w14:textId="77777777" w:rsidR="00F723C0" w:rsidRDefault="00F723C0" w:rsidP="00014B7E">
            <w:pPr>
              <w:jc w:val="center"/>
              <w:rPr>
                <w:ins w:id="321" w:author="David Osornio [2]" w:date="2020-06-05T00:40:00Z"/>
              </w:rPr>
            </w:pPr>
            <w:ins w:id="322" w:author="David Osornio [2]" w:date="2020-06-05T00:40:00Z">
              <w:r>
                <w:t>Prioridad</w:t>
              </w:r>
            </w:ins>
          </w:p>
        </w:tc>
        <w:tc>
          <w:tcPr>
            <w:tcW w:w="0" w:type="dxa"/>
          </w:tcPr>
          <w:p w14:paraId="39092BA7" w14:textId="3AEE6DDB" w:rsidR="00F723C0" w:rsidRDefault="00F723C0" w:rsidP="00014B7E">
            <w:pPr>
              <w:jc w:val="center"/>
              <w:cnfStyle w:val="000000100000" w:firstRow="0" w:lastRow="0" w:firstColumn="0" w:lastColumn="0" w:oddVBand="0" w:evenVBand="0" w:oddHBand="1" w:evenHBand="0" w:firstRowFirstColumn="0" w:firstRowLastColumn="0" w:lastRowFirstColumn="0" w:lastRowLastColumn="0"/>
              <w:rPr>
                <w:ins w:id="323" w:author="David Osornio [2]" w:date="2020-06-05T00:40:00Z"/>
              </w:rPr>
            </w:pPr>
            <w:ins w:id="324" w:author="David Osornio [2]" w:date="2020-06-05T00:41:00Z">
              <w:r>
                <w:t>Alta</w:t>
              </w:r>
            </w:ins>
          </w:p>
        </w:tc>
      </w:tr>
      <w:tr w:rsidR="00F723C0" w14:paraId="4504E179" w14:textId="77777777" w:rsidTr="00014B7E">
        <w:trPr>
          <w:ins w:id="325" w:author="David Osornio [2]" w:date="2020-06-05T00:40:00Z"/>
        </w:trPr>
        <w:tc>
          <w:tcPr>
            <w:cnfStyle w:val="001000000000" w:firstRow="0" w:lastRow="0" w:firstColumn="1" w:lastColumn="0" w:oddVBand="0" w:evenVBand="0" w:oddHBand="0" w:evenHBand="0" w:firstRowFirstColumn="0" w:firstRowLastColumn="0" w:lastRowFirstColumn="0" w:lastRowLastColumn="0"/>
            <w:tcW w:w="0" w:type="dxa"/>
          </w:tcPr>
          <w:p w14:paraId="3A6D6061" w14:textId="77777777" w:rsidR="00F723C0" w:rsidRDefault="00F723C0" w:rsidP="00014B7E">
            <w:pPr>
              <w:jc w:val="center"/>
              <w:rPr>
                <w:ins w:id="326" w:author="David Osornio [2]" w:date="2020-06-05T00:40:00Z"/>
              </w:rPr>
            </w:pPr>
            <w:ins w:id="327" w:author="David Osornio [2]" w:date="2020-06-05T00:40:00Z">
              <w:r>
                <w:t>Descripción</w:t>
              </w:r>
            </w:ins>
          </w:p>
        </w:tc>
        <w:tc>
          <w:tcPr>
            <w:tcW w:w="0" w:type="dxa"/>
          </w:tcPr>
          <w:p w14:paraId="111746D4" w14:textId="3BAC7913" w:rsidR="00F723C0" w:rsidRDefault="00F723C0" w:rsidP="00014B7E">
            <w:pPr>
              <w:jc w:val="center"/>
              <w:cnfStyle w:val="000000000000" w:firstRow="0" w:lastRow="0" w:firstColumn="0" w:lastColumn="0" w:oddVBand="0" w:evenVBand="0" w:oddHBand="0" w:evenHBand="0" w:firstRowFirstColumn="0" w:firstRowLastColumn="0" w:lastRowFirstColumn="0" w:lastRowLastColumn="0"/>
              <w:rPr>
                <w:ins w:id="328" w:author="David Osornio [2]" w:date="2020-06-05T00:40:00Z"/>
              </w:rPr>
            </w:pPr>
            <w:ins w:id="329" w:author="David Osornio [2]" w:date="2020-06-05T00:41:00Z">
              <w:r>
                <w:t xml:space="preserve">El usuario </w:t>
              </w:r>
            </w:ins>
            <w:ins w:id="330" w:author="David Osornio [2]" w:date="2020-06-05T00:42:00Z">
              <w:r>
                <w:t>podrá</w:t>
              </w:r>
            </w:ins>
            <w:ins w:id="331" w:author="David Osornio [2]" w:date="2020-06-05T00:41:00Z">
              <w:r>
                <w:t xml:space="preserve"> elegir habitaciones distintas si el </w:t>
              </w:r>
            </w:ins>
            <w:ins w:id="332" w:author="David Osornio [2]" w:date="2020-06-05T21:28:00Z">
              <w:r w:rsidR="00F64FA1">
                <w:t>número</w:t>
              </w:r>
            </w:ins>
            <w:ins w:id="333" w:author="David Osornio [2]" w:date="2020-06-05T00:41:00Z">
              <w:r>
                <w:t xml:space="preserve"> de personas total lo permite</w:t>
              </w:r>
            </w:ins>
            <w:ins w:id="334" w:author="David Osornio [2]" w:date="2020-06-05T00:42:00Z">
              <w:r>
                <w:t>. Además de que podrá escoger el número de personas que podrá estar en cada una, respetando el máximo.</w:t>
              </w:r>
            </w:ins>
            <w:ins w:id="335" w:author="David Osornio [2]" w:date="2020-06-05T00:43:00Z">
              <w:r>
                <w:t xml:space="preserve"> Esto dentro de la sección de Reservación</w:t>
              </w:r>
            </w:ins>
          </w:p>
        </w:tc>
      </w:tr>
      <w:tr w:rsidR="00F723C0" w14:paraId="08392E7B" w14:textId="77777777" w:rsidTr="00014B7E">
        <w:trPr>
          <w:cnfStyle w:val="000000100000" w:firstRow="0" w:lastRow="0" w:firstColumn="0" w:lastColumn="0" w:oddVBand="0" w:evenVBand="0" w:oddHBand="1" w:evenHBand="0" w:firstRowFirstColumn="0" w:firstRowLastColumn="0" w:lastRowFirstColumn="0" w:lastRowLastColumn="0"/>
          <w:ins w:id="336" w:author="David Osornio [2]" w:date="2020-06-05T00:40:00Z"/>
        </w:trPr>
        <w:tc>
          <w:tcPr>
            <w:cnfStyle w:val="001000000000" w:firstRow="0" w:lastRow="0" w:firstColumn="1" w:lastColumn="0" w:oddVBand="0" w:evenVBand="0" w:oddHBand="0" w:evenHBand="0" w:firstRowFirstColumn="0" w:firstRowLastColumn="0" w:lastRowFirstColumn="0" w:lastRowLastColumn="0"/>
            <w:tcW w:w="5056" w:type="dxa"/>
          </w:tcPr>
          <w:p w14:paraId="674AAA1C" w14:textId="6E7FF1E8" w:rsidR="00F723C0" w:rsidRDefault="00526CD1" w:rsidP="00014B7E">
            <w:pPr>
              <w:jc w:val="center"/>
              <w:rPr>
                <w:ins w:id="337" w:author="David Osornio [2]" w:date="2020-06-05T00:40:00Z"/>
              </w:rPr>
            </w:pPr>
            <w:ins w:id="338" w:author="David Osornio [2]" w:date="2020-06-05T00:56:00Z">
              <w:r>
                <w:t>Di</w:t>
              </w:r>
            </w:ins>
            <w:ins w:id="339" w:author="David Osornio [2]" w:date="2020-06-05T00:57:00Z">
              <w:r>
                <w:t xml:space="preserve">rigido a </w:t>
              </w:r>
            </w:ins>
          </w:p>
        </w:tc>
        <w:tc>
          <w:tcPr>
            <w:tcW w:w="5056" w:type="dxa"/>
          </w:tcPr>
          <w:p w14:paraId="366CD521" w14:textId="522F4F2C" w:rsidR="00F723C0" w:rsidRDefault="00526CD1" w:rsidP="00F723C0">
            <w:pPr>
              <w:keepNext/>
              <w:jc w:val="center"/>
              <w:cnfStyle w:val="000000100000" w:firstRow="0" w:lastRow="0" w:firstColumn="0" w:lastColumn="0" w:oddVBand="0" w:evenVBand="0" w:oddHBand="1" w:evenHBand="0" w:firstRowFirstColumn="0" w:firstRowLastColumn="0" w:lastRowFirstColumn="0" w:lastRowLastColumn="0"/>
              <w:rPr>
                <w:ins w:id="340" w:author="David Osornio [2]" w:date="2020-06-05T00:40:00Z"/>
              </w:rPr>
            </w:pPr>
            <w:ins w:id="341" w:author="David Osornio [2]" w:date="2020-06-05T00:57:00Z">
              <w:r>
                <w:t>Usuario</w:t>
              </w:r>
            </w:ins>
          </w:p>
        </w:tc>
      </w:tr>
    </w:tbl>
    <w:p w14:paraId="33B196F8" w14:textId="6088391D" w:rsidR="007E2E09" w:rsidRPr="002D66B7" w:rsidRDefault="00F723C0">
      <w:pPr>
        <w:pStyle w:val="Descripcin"/>
        <w:rPr>
          <w:ins w:id="342" w:author="David Osornio [2]" w:date="2020-06-05T00:37:00Z"/>
        </w:rPr>
        <w:pPrChange w:id="343" w:author="David Osornio [2]" w:date="2020-06-05T00:45:00Z">
          <w:pPr>
            <w:pStyle w:val="Ttulo3"/>
          </w:pPr>
        </w:pPrChange>
      </w:pPr>
      <w:ins w:id="344" w:author="David Osornio [2]" w:date="2020-06-05T00:40:00Z">
        <w:r>
          <w:t xml:space="preserve">Tabla </w:t>
        </w:r>
      </w:ins>
      <w:ins w:id="345" w:author="David Osornio [2]" w:date="2020-06-05T16:43:00Z">
        <w:r w:rsidR="00014B7E">
          <w:fldChar w:fldCharType="begin"/>
        </w:r>
        <w:r w:rsidR="00014B7E">
          <w:instrText xml:space="preserve"> SEQ Tabla \* ARABIC </w:instrText>
        </w:r>
      </w:ins>
      <w:r w:rsidR="00014B7E">
        <w:fldChar w:fldCharType="separate"/>
      </w:r>
      <w:ins w:id="346" w:author="David Osornio [2]" w:date="2020-06-05T16:43:00Z">
        <w:r w:rsidR="00014B7E">
          <w:rPr>
            <w:noProof/>
          </w:rPr>
          <w:t>3</w:t>
        </w:r>
        <w:r w:rsidR="00014B7E">
          <w:fldChar w:fldCharType="end"/>
        </w:r>
      </w:ins>
      <w:ins w:id="347" w:author="David Osornio [2]" w:date="2020-06-05T00:41:00Z">
        <w:r>
          <w:t xml:space="preserve"> de FF, elección de habitaciones</w:t>
        </w:r>
      </w:ins>
    </w:p>
    <w:p w14:paraId="0E7EF31C" w14:textId="4FFFECCB" w:rsidR="00070E93" w:rsidRDefault="00070E93" w:rsidP="00070E93">
      <w:pPr>
        <w:rPr>
          <w:ins w:id="348" w:author="David Osornio [2]" w:date="2020-06-05T00:43:00Z"/>
        </w:rPr>
      </w:pPr>
    </w:p>
    <w:tbl>
      <w:tblPr>
        <w:tblStyle w:val="Tablanormal5"/>
        <w:tblW w:w="0" w:type="auto"/>
        <w:tblLook w:val="04A0" w:firstRow="1" w:lastRow="0" w:firstColumn="1" w:lastColumn="0" w:noHBand="0" w:noVBand="1"/>
      </w:tblPr>
      <w:tblGrid>
        <w:gridCol w:w="5056"/>
        <w:gridCol w:w="5056"/>
      </w:tblGrid>
      <w:tr w:rsidR="00F723C0" w14:paraId="6679B827" w14:textId="77777777" w:rsidTr="00014B7E">
        <w:trPr>
          <w:cnfStyle w:val="100000000000" w:firstRow="1" w:lastRow="0" w:firstColumn="0" w:lastColumn="0" w:oddVBand="0" w:evenVBand="0" w:oddHBand="0" w:evenHBand="0" w:firstRowFirstColumn="0" w:firstRowLastColumn="0" w:lastRowFirstColumn="0" w:lastRowLastColumn="0"/>
          <w:ins w:id="349" w:author="David Osornio [2]" w:date="2020-06-05T00:43: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3D119479" w14:textId="5EB7A51C" w:rsidR="00F723C0" w:rsidRDefault="00F723C0" w:rsidP="00014B7E">
            <w:pPr>
              <w:jc w:val="center"/>
              <w:rPr>
                <w:ins w:id="350" w:author="David Osornio [2]" w:date="2020-06-05T00:43:00Z"/>
              </w:rPr>
            </w:pPr>
            <w:ins w:id="351" w:author="David Osornio [2]" w:date="2020-06-05T00:43:00Z">
              <w:r>
                <w:lastRenderedPageBreak/>
                <w:t>FF</w:t>
              </w:r>
            </w:ins>
            <w:ins w:id="352" w:author="David Osornio [2]" w:date="2020-06-05T00:44:00Z">
              <w:r>
                <w:t xml:space="preserve">4, Añadir servicios a la </w:t>
              </w:r>
              <w:commentRangeStart w:id="353"/>
              <w:r>
                <w:t>reservación</w:t>
              </w:r>
            </w:ins>
            <w:commentRangeEnd w:id="353"/>
            <w:ins w:id="354" w:author="David Osornio [2]" w:date="2020-06-05T00:45:00Z">
              <w:r>
                <w:rPr>
                  <w:rStyle w:val="Refdecomentario"/>
                  <w:rFonts w:ascii="Liberation Serif" w:eastAsia="Droid Sans Fallback" w:hAnsi="Liberation Serif" w:cs="Mangal"/>
                  <w:i w:val="0"/>
                  <w:iCs w:val="0"/>
                </w:rPr>
                <w:commentReference w:id="353"/>
              </w:r>
            </w:ins>
          </w:p>
        </w:tc>
      </w:tr>
      <w:tr w:rsidR="00F723C0" w14:paraId="492165E7" w14:textId="77777777" w:rsidTr="00014B7E">
        <w:trPr>
          <w:cnfStyle w:val="000000100000" w:firstRow="0" w:lastRow="0" w:firstColumn="0" w:lastColumn="0" w:oddVBand="0" w:evenVBand="0" w:oddHBand="1" w:evenHBand="0" w:firstRowFirstColumn="0" w:firstRowLastColumn="0" w:lastRowFirstColumn="0" w:lastRowLastColumn="0"/>
          <w:ins w:id="355" w:author="David Osornio [2]" w:date="2020-06-05T00:43:00Z"/>
        </w:trPr>
        <w:tc>
          <w:tcPr>
            <w:cnfStyle w:val="001000000000" w:firstRow="0" w:lastRow="0" w:firstColumn="1" w:lastColumn="0" w:oddVBand="0" w:evenVBand="0" w:oddHBand="0" w:evenHBand="0" w:firstRowFirstColumn="0" w:firstRowLastColumn="0" w:lastRowFirstColumn="0" w:lastRowLastColumn="0"/>
            <w:tcW w:w="0" w:type="dxa"/>
          </w:tcPr>
          <w:p w14:paraId="669A93F8" w14:textId="77777777" w:rsidR="00F723C0" w:rsidRDefault="00F723C0" w:rsidP="00014B7E">
            <w:pPr>
              <w:jc w:val="center"/>
              <w:rPr>
                <w:ins w:id="356" w:author="David Osornio [2]" w:date="2020-06-05T00:43:00Z"/>
              </w:rPr>
            </w:pPr>
            <w:ins w:id="357" w:author="David Osornio [2]" w:date="2020-06-05T00:43:00Z">
              <w:r>
                <w:t>Prioridad</w:t>
              </w:r>
            </w:ins>
          </w:p>
        </w:tc>
        <w:tc>
          <w:tcPr>
            <w:tcW w:w="0" w:type="dxa"/>
          </w:tcPr>
          <w:p w14:paraId="532B8F32" w14:textId="30EFDA28" w:rsidR="00F723C0" w:rsidRDefault="00F723C0" w:rsidP="00014B7E">
            <w:pPr>
              <w:jc w:val="center"/>
              <w:cnfStyle w:val="000000100000" w:firstRow="0" w:lastRow="0" w:firstColumn="0" w:lastColumn="0" w:oddVBand="0" w:evenVBand="0" w:oddHBand="1" w:evenHBand="0" w:firstRowFirstColumn="0" w:firstRowLastColumn="0" w:lastRowFirstColumn="0" w:lastRowLastColumn="0"/>
              <w:rPr>
                <w:ins w:id="358" w:author="David Osornio [2]" w:date="2020-06-05T00:43:00Z"/>
              </w:rPr>
            </w:pPr>
            <w:ins w:id="359" w:author="David Osornio [2]" w:date="2020-06-05T00:44:00Z">
              <w:r>
                <w:t>Alta</w:t>
              </w:r>
            </w:ins>
          </w:p>
        </w:tc>
      </w:tr>
      <w:tr w:rsidR="00F723C0" w14:paraId="4443F36A" w14:textId="77777777" w:rsidTr="00014B7E">
        <w:trPr>
          <w:ins w:id="360" w:author="David Osornio [2]" w:date="2020-06-05T00:43:00Z"/>
        </w:trPr>
        <w:tc>
          <w:tcPr>
            <w:cnfStyle w:val="001000000000" w:firstRow="0" w:lastRow="0" w:firstColumn="1" w:lastColumn="0" w:oddVBand="0" w:evenVBand="0" w:oddHBand="0" w:evenHBand="0" w:firstRowFirstColumn="0" w:firstRowLastColumn="0" w:lastRowFirstColumn="0" w:lastRowLastColumn="0"/>
            <w:tcW w:w="0" w:type="dxa"/>
          </w:tcPr>
          <w:p w14:paraId="214F289C" w14:textId="77777777" w:rsidR="00F723C0" w:rsidRDefault="00F723C0" w:rsidP="00014B7E">
            <w:pPr>
              <w:jc w:val="center"/>
              <w:rPr>
                <w:ins w:id="361" w:author="David Osornio [2]" w:date="2020-06-05T00:43:00Z"/>
              </w:rPr>
            </w:pPr>
            <w:ins w:id="362" w:author="David Osornio [2]" w:date="2020-06-05T00:43:00Z">
              <w:r>
                <w:t>Descripción</w:t>
              </w:r>
            </w:ins>
          </w:p>
        </w:tc>
        <w:tc>
          <w:tcPr>
            <w:tcW w:w="0" w:type="dxa"/>
          </w:tcPr>
          <w:p w14:paraId="74D5AC67" w14:textId="15F0EDA5" w:rsidR="00F723C0" w:rsidRDefault="00F723C0" w:rsidP="00014B7E">
            <w:pPr>
              <w:jc w:val="center"/>
              <w:cnfStyle w:val="000000000000" w:firstRow="0" w:lastRow="0" w:firstColumn="0" w:lastColumn="0" w:oddVBand="0" w:evenVBand="0" w:oddHBand="0" w:evenHBand="0" w:firstRowFirstColumn="0" w:firstRowLastColumn="0" w:lastRowFirstColumn="0" w:lastRowLastColumn="0"/>
              <w:rPr>
                <w:ins w:id="363" w:author="David Osornio [2]" w:date="2020-06-05T00:43:00Z"/>
              </w:rPr>
            </w:pPr>
            <w:ins w:id="364" w:author="David Osornio [2]" w:date="2020-06-05T00:44:00Z">
              <w:r>
                <w:t>Deberá poderse añadir servicios al momento de la reservación, siempre y cuando la disponibilidad lo permita</w:t>
              </w:r>
            </w:ins>
          </w:p>
        </w:tc>
      </w:tr>
      <w:tr w:rsidR="00F723C0" w14:paraId="28E90CD6" w14:textId="77777777" w:rsidTr="00014B7E">
        <w:trPr>
          <w:cnfStyle w:val="000000100000" w:firstRow="0" w:lastRow="0" w:firstColumn="0" w:lastColumn="0" w:oddVBand="0" w:evenVBand="0" w:oddHBand="1" w:evenHBand="0" w:firstRowFirstColumn="0" w:firstRowLastColumn="0" w:lastRowFirstColumn="0" w:lastRowLastColumn="0"/>
          <w:ins w:id="365" w:author="David Osornio [2]" w:date="2020-06-05T00:43:00Z"/>
        </w:trPr>
        <w:tc>
          <w:tcPr>
            <w:cnfStyle w:val="001000000000" w:firstRow="0" w:lastRow="0" w:firstColumn="1" w:lastColumn="0" w:oddVBand="0" w:evenVBand="0" w:oddHBand="0" w:evenHBand="0" w:firstRowFirstColumn="0" w:firstRowLastColumn="0" w:lastRowFirstColumn="0" w:lastRowLastColumn="0"/>
            <w:tcW w:w="5056" w:type="dxa"/>
          </w:tcPr>
          <w:p w14:paraId="7DDDF70E" w14:textId="5BBB1C30" w:rsidR="00F723C0" w:rsidRDefault="00526CD1" w:rsidP="00014B7E">
            <w:pPr>
              <w:jc w:val="center"/>
              <w:rPr>
                <w:ins w:id="366" w:author="David Osornio [2]" w:date="2020-06-05T00:43:00Z"/>
              </w:rPr>
            </w:pPr>
            <w:ins w:id="367" w:author="David Osornio [2]" w:date="2020-06-05T00:57:00Z">
              <w:r>
                <w:t xml:space="preserve">Dirigido a </w:t>
              </w:r>
            </w:ins>
          </w:p>
        </w:tc>
        <w:tc>
          <w:tcPr>
            <w:tcW w:w="5056" w:type="dxa"/>
          </w:tcPr>
          <w:p w14:paraId="475BD437" w14:textId="5CE669C3" w:rsidR="00F723C0" w:rsidRDefault="00526CD1" w:rsidP="00F723C0">
            <w:pPr>
              <w:keepNext/>
              <w:jc w:val="center"/>
              <w:cnfStyle w:val="000000100000" w:firstRow="0" w:lastRow="0" w:firstColumn="0" w:lastColumn="0" w:oddVBand="0" w:evenVBand="0" w:oddHBand="1" w:evenHBand="0" w:firstRowFirstColumn="0" w:firstRowLastColumn="0" w:lastRowFirstColumn="0" w:lastRowLastColumn="0"/>
              <w:rPr>
                <w:ins w:id="368" w:author="David Osornio [2]" w:date="2020-06-05T00:43:00Z"/>
              </w:rPr>
            </w:pPr>
            <w:ins w:id="369" w:author="David Osornio [2]" w:date="2020-06-05T00:57:00Z">
              <w:r>
                <w:t>Usuario</w:t>
              </w:r>
            </w:ins>
          </w:p>
        </w:tc>
      </w:tr>
    </w:tbl>
    <w:p w14:paraId="282C0D93" w14:textId="2C099987" w:rsidR="00F723C0" w:rsidRDefault="00F723C0" w:rsidP="00F723C0">
      <w:pPr>
        <w:pStyle w:val="Descripcin"/>
        <w:rPr>
          <w:ins w:id="370" w:author="David Osornio [2]" w:date="2020-06-05T00:46:00Z"/>
        </w:rPr>
      </w:pPr>
      <w:ins w:id="371" w:author="David Osornio [2]" w:date="2020-06-05T00:43:00Z">
        <w:r>
          <w:t xml:space="preserve">Tabla </w:t>
        </w:r>
      </w:ins>
      <w:ins w:id="372" w:author="David Osornio [2]" w:date="2020-06-05T16:43:00Z">
        <w:r w:rsidR="00014B7E">
          <w:fldChar w:fldCharType="begin"/>
        </w:r>
        <w:r w:rsidR="00014B7E">
          <w:instrText xml:space="preserve"> SEQ Tabla \* ARABIC </w:instrText>
        </w:r>
      </w:ins>
      <w:r w:rsidR="00014B7E">
        <w:fldChar w:fldCharType="separate"/>
      </w:r>
      <w:ins w:id="373" w:author="David Osornio [2]" w:date="2020-06-05T16:43:00Z">
        <w:r w:rsidR="00014B7E">
          <w:rPr>
            <w:noProof/>
          </w:rPr>
          <w:t>4</w:t>
        </w:r>
        <w:r w:rsidR="00014B7E">
          <w:fldChar w:fldCharType="end"/>
        </w:r>
      </w:ins>
      <w:ins w:id="374" w:author="David Osornio [2]" w:date="2020-06-05T00:43:00Z">
        <w:r>
          <w:t>, Añadir Servicios</w:t>
        </w:r>
      </w:ins>
    </w:p>
    <w:p w14:paraId="7D2B28C4" w14:textId="7BC7EC6C" w:rsidR="00F723C0" w:rsidRDefault="00F723C0" w:rsidP="00F723C0">
      <w:pPr>
        <w:pStyle w:val="Descripcin"/>
        <w:rPr>
          <w:ins w:id="375" w:author="David Osornio [2]" w:date="2020-06-05T00:46:00Z"/>
        </w:rPr>
      </w:pPr>
    </w:p>
    <w:tbl>
      <w:tblPr>
        <w:tblStyle w:val="Tablanormal5"/>
        <w:tblW w:w="0" w:type="auto"/>
        <w:tblLook w:val="04A0" w:firstRow="1" w:lastRow="0" w:firstColumn="1" w:lastColumn="0" w:noHBand="0" w:noVBand="1"/>
      </w:tblPr>
      <w:tblGrid>
        <w:gridCol w:w="5056"/>
        <w:gridCol w:w="5056"/>
      </w:tblGrid>
      <w:tr w:rsidR="00F723C0" w14:paraId="421EB1DE" w14:textId="77777777" w:rsidTr="00014B7E">
        <w:trPr>
          <w:cnfStyle w:val="100000000000" w:firstRow="1" w:lastRow="0" w:firstColumn="0" w:lastColumn="0" w:oddVBand="0" w:evenVBand="0" w:oddHBand="0" w:evenHBand="0" w:firstRowFirstColumn="0" w:firstRowLastColumn="0" w:lastRowFirstColumn="0" w:lastRowLastColumn="0"/>
          <w:ins w:id="376" w:author="David Osornio [2]" w:date="2020-06-05T00:46: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26AC7C06" w14:textId="185F6916" w:rsidR="00F723C0" w:rsidRDefault="00F723C0" w:rsidP="00014B7E">
            <w:pPr>
              <w:jc w:val="center"/>
              <w:rPr>
                <w:ins w:id="377" w:author="David Osornio [2]" w:date="2020-06-05T00:46:00Z"/>
              </w:rPr>
            </w:pPr>
            <w:ins w:id="378" w:author="David Osornio [2]" w:date="2020-06-05T00:46:00Z">
              <w:r>
                <w:t xml:space="preserve">FF5, </w:t>
              </w:r>
            </w:ins>
            <w:ins w:id="379" w:author="David Osornio [2]" w:date="2020-06-05T00:47:00Z">
              <w:r>
                <w:t>Opción</w:t>
              </w:r>
            </w:ins>
            <w:ins w:id="380" w:author="David Osornio [2]" w:date="2020-06-05T00:46:00Z">
              <w:r>
                <w:t xml:space="preserve"> de imprimir o enviar la reserva</w:t>
              </w:r>
            </w:ins>
          </w:p>
        </w:tc>
      </w:tr>
      <w:tr w:rsidR="00F723C0" w14:paraId="1540C8EF" w14:textId="77777777" w:rsidTr="00014B7E">
        <w:trPr>
          <w:cnfStyle w:val="000000100000" w:firstRow="0" w:lastRow="0" w:firstColumn="0" w:lastColumn="0" w:oddVBand="0" w:evenVBand="0" w:oddHBand="1" w:evenHBand="0" w:firstRowFirstColumn="0" w:firstRowLastColumn="0" w:lastRowFirstColumn="0" w:lastRowLastColumn="0"/>
          <w:ins w:id="381" w:author="David Osornio [2]" w:date="2020-06-05T00:46:00Z"/>
        </w:trPr>
        <w:tc>
          <w:tcPr>
            <w:cnfStyle w:val="001000000000" w:firstRow="0" w:lastRow="0" w:firstColumn="1" w:lastColumn="0" w:oddVBand="0" w:evenVBand="0" w:oddHBand="0" w:evenHBand="0" w:firstRowFirstColumn="0" w:firstRowLastColumn="0" w:lastRowFirstColumn="0" w:lastRowLastColumn="0"/>
            <w:tcW w:w="0" w:type="dxa"/>
          </w:tcPr>
          <w:p w14:paraId="2E9A7AA0" w14:textId="77777777" w:rsidR="00F723C0" w:rsidRDefault="00F723C0" w:rsidP="00014B7E">
            <w:pPr>
              <w:jc w:val="center"/>
              <w:rPr>
                <w:ins w:id="382" w:author="David Osornio [2]" w:date="2020-06-05T00:46:00Z"/>
              </w:rPr>
            </w:pPr>
            <w:ins w:id="383" w:author="David Osornio [2]" w:date="2020-06-05T00:46:00Z">
              <w:r>
                <w:t>Prioridad</w:t>
              </w:r>
            </w:ins>
          </w:p>
        </w:tc>
        <w:tc>
          <w:tcPr>
            <w:tcW w:w="0" w:type="dxa"/>
          </w:tcPr>
          <w:p w14:paraId="775F11F5" w14:textId="4029580D" w:rsidR="00F723C0" w:rsidRDefault="00F723C0" w:rsidP="00014B7E">
            <w:pPr>
              <w:jc w:val="center"/>
              <w:cnfStyle w:val="000000100000" w:firstRow="0" w:lastRow="0" w:firstColumn="0" w:lastColumn="0" w:oddVBand="0" w:evenVBand="0" w:oddHBand="1" w:evenHBand="0" w:firstRowFirstColumn="0" w:firstRowLastColumn="0" w:lastRowFirstColumn="0" w:lastRowLastColumn="0"/>
              <w:rPr>
                <w:ins w:id="384" w:author="David Osornio [2]" w:date="2020-06-05T00:46:00Z"/>
              </w:rPr>
            </w:pPr>
            <w:ins w:id="385" w:author="David Osornio [2]" w:date="2020-06-05T00:46:00Z">
              <w:r>
                <w:t>Alta</w:t>
              </w:r>
            </w:ins>
          </w:p>
        </w:tc>
      </w:tr>
      <w:tr w:rsidR="00F723C0" w14:paraId="442E78DE" w14:textId="77777777" w:rsidTr="00014B7E">
        <w:trPr>
          <w:ins w:id="386" w:author="David Osornio [2]" w:date="2020-06-05T00:46:00Z"/>
        </w:trPr>
        <w:tc>
          <w:tcPr>
            <w:cnfStyle w:val="001000000000" w:firstRow="0" w:lastRow="0" w:firstColumn="1" w:lastColumn="0" w:oddVBand="0" w:evenVBand="0" w:oddHBand="0" w:evenHBand="0" w:firstRowFirstColumn="0" w:firstRowLastColumn="0" w:lastRowFirstColumn="0" w:lastRowLastColumn="0"/>
            <w:tcW w:w="0" w:type="dxa"/>
          </w:tcPr>
          <w:p w14:paraId="71694613" w14:textId="77777777" w:rsidR="00F723C0" w:rsidRDefault="00F723C0" w:rsidP="00014B7E">
            <w:pPr>
              <w:jc w:val="center"/>
              <w:rPr>
                <w:ins w:id="387" w:author="David Osornio [2]" w:date="2020-06-05T00:46:00Z"/>
              </w:rPr>
            </w:pPr>
            <w:ins w:id="388" w:author="David Osornio [2]" w:date="2020-06-05T00:46:00Z">
              <w:r>
                <w:t>Descripción</w:t>
              </w:r>
            </w:ins>
          </w:p>
        </w:tc>
        <w:tc>
          <w:tcPr>
            <w:tcW w:w="0" w:type="dxa"/>
          </w:tcPr>
          <w:p w14:paraId="6EB22B27" w14:textId="40D9293F" w:rsidR="00F723C0" w:rsidRDefault="00F723C0" w:rsidP="00014B7E">
            <w:pPr>
              <w:jc w:val="center"/>
              <w:cnfStyle w:val="000000000000" w:firstRow="0" w:lastRow="0" w:firstColumn="0" w:lastColumn="0" w:oddVBand="0" w:evenVBand="0" w:oddHBand="0" w:evenHBand="0" w:firstRowFirstColumn="0" w:firstRowLastColumn="0" w:lastRowFirstColumn="0" w:lastRowLastColumn="0"/>
              <w:rPr>
                <w:ins w:id="389" w:author="David Osornio [2]" w:date="2020-06-05T00:46:00Z"/>
              </w:rPr>
            </w:pPr>
            <w:ins w:id="390" w:author="David Osornio [2]" w:date="2020-06-05T00:47:00Z">
              <w:r>
                <w:t>El sistema deberá de poder enviar la nota de la reserva ya sea por correo o por impresión.</w:t>
              </w:r>
            </w:ins>
          </w:p>
        </w:tc>
      </w:tr>
      <w:tr w:rsidR="00F723C0" w14:paraId="7FE17666" w14:textId="77777777" w:rsidTr="00014B7E">
        <w:trPr>
          <w:cnfStyle w:val="000000100000" w:firstRow="0" w:lastRow="0" w:firstColumn="0" w:lastColumn="0" w:oddVBand="0" w:evenVBand="0" w:oddHBand="1" w:evenHBand="0" w:firstRowFirstColumn="0" w:firstRowLastColumn="0" w:lastRowFirstColumn="0" w:lastRowLastColumn="0"/>
          <w:ins w:id="391" w:author="David Osornio [2]" w:date="2020-06-05T00:46:00Z"/>
        </w:trPr>
        <w:tc>
          <w:tcPr>
            <w:cnfStyle w:val="001000000000" w:firstRow="0" w:lastRow="0" w:firstColumn="1" w:lastColumn="0" w:oddVBand="0" w:evenVBand="0" w:oddHBand="0" w:evenHBand="0" w:firstRowFirstColumn="0" w:firstRowLastColumn="0" w:lastRowFirstColumn="0" w:lastRowLastColumn="0"/>
            <w:tcW w:w="5056" w:type="dxa"/>
          </w:tcPr>
          <w:p w14:paraId="45DFC6AC" w14:textId="1F7F3597" w:rsidR="00F723C0" w:rsidRDefault="00F64FA1" w:rsidP="00014B7E">
            <w:pPr>
              <w:jc w:val="center"/>
              <w:rPr>
                <w:ins w:id="392" w:author="David Osornio [2]" w:date="2020-06-05T00:46:00Z"/>
              </w:rPr>
            </w:pPr>
            <w:ins w:id="393" w:author="David Osornio [2]" w:date="2020-06-05T21:28:00Z">
              <w:r>
                <w:t>Dirigido</w:t>
              </w:r>
            </w:ins>
            <w:ins w:id="394" w:author="David Osornio [2]" w:date="2020-06-05T00:57:00Z">
              <w:r w:rsidR="00526CD1">
                <w:t xml:space="preserve"> a </w:t>
              </w:r>
            </w:ins>
          </w:p>
        </w:tc>
        <w:tc>
          <w:tcPr>
            <w:tcW w:w="5056" w:type="dxa"/>
          </w:tcPr>
          <w:p w14:paraId="34D58F26" w14:textId="7937A89A" w:rsidR="00F723C0" w:rsidRDefault="00526CD1" w:rsidP="00F723C0">
            <w:pPr>
              <w:keepNext/>
              <w:jc w:val="center"/>
              <w:cnfStyle w:val="000000100000" w:firstRow="0" w:lastRow="0" w:firstColumn="0" w:lastColumn="0" w:oddVBand="0" w:evenVBand="0" w:oddHBand="1" w:evenHBand="0" w:firstRowFirstColumn="0" w:firstRowLastColumn="0" w:lastRowFirstColumn="0" w:lastRowLastColumn="0"/>
              <w:rPr>
                <w:ins w:id="395" w:author="David Osornio [2]" w:date="2020-06-05T00:46:00Z"/>
              </w:rPr>
            </w:pPr>
            <w:ins w:id="396" w:author="David Osornio [2]" w:date="2020-06-05T00:57:00Z">
              <w:r>
                <w:t>Usuario</w:t>
              </w:r>
            </w:ins>
          </w:p>
        </w:tc>
      </w:tr>
    </w:tbl>
    <w:p w14:paraId="3FC5E9F0" w14:textId="0BD0CC6D" w:rsidR="00F723C0" w:rsidRDefault="00F723C0" w:rsidP="00F723C0">
      <w:pPr>
        <w:pStyle w:val="Descripcin"/>
        <w:rPr>
          <w:ins w:id="397" w:author="David Osornio [2]" w:date="2020-06-05T00:48:00Z"/>
        </w:rPr>
      </w:pPr>
      <w:ins w:id="398" w:author="David Osornio [2]" w:date="2020-06-05T00:46:00Z">
        <w:r>
          <w:t xml:space="preserve">Tabla </w:t>
        </w:r>
      </w:ins>
      <w:ins w:id="399" w:author="David Osornio [2]" w:date="2020-06-05T16:43:00Z">
        <w:r w:rsidR="00014B7E">
          <w:fldChar w:fldCharType="begin"/>
        </w:r>
        <w:r w:rsidR="00014B7E">
          <w:instrText xml:space="preserve"> SEQ Tabla \* ARABIC </w:instrText>
        </w:r>
      </w:ins>
      <w:r w:rsidR="00014B7E">
        <w:fldChar w:fldCharType="separate"/>
      </w:r>
      <w:ins w:id="400" w:author="David Osornio [2]" w:date="2020-06-05T16:43:00Z">
        <w:r w:rsidR="00014B7E">
          <w:rPr>
            <w:noProof/>
          </w:rPr>
          <w:t>5</w:t>
        </w:r>
        <w:r w:rsidR="00014B7E">
          <w:fldChar w:fldCharType="end"/>
        </w:r>
      </w:ins>
      <w:ins w:id="401" w:author="David Osornio [2]" w:date="2020-06-05T00:46:00Z">
        <w:r>
          <w:t xml:space="preserve">, </w:t>
        </w:r>
      </w:ins>
      <w:ins w:id="402" w:author="David Osornio [2]" w:date="2020-06-05T00:47:00Z">
        <w:r>
          <w:t>Opción</w:t>
        </w:r>
      </w:ins>
      <w:ins w:id="403" w:author="David Osornio [2]" w:date="2020-06-05T00:46:00Z">
        <w:r>
          <w:t xml:space="preserve"> de imprimir</w:t>
        </w:r>
      </w:ins>
    </w:p>
    <w:p w14:paraId="4BB39E8D" w14:textId="44D671D8" w:rsidR="00F723C0" w:rsidRDefault="00F723C0" w:rsidP="00F723C0">
      <w:pPr>
        <w:pStyle w:val="Descripcin"/>
        <w:rPr>
          <w:ins w:id="404" w:author="David Osornio [2]" w:date="2020-06-05T00:48:00Z"/>
        </w:rPr>
      </w:pPr>
    </w:p>
    <w:tbl>
      <w:tblPr>
        <w:tblStyle w:val="Tablanormal5"/>
        <w:tblW w:w="0" w:type="auto"/>
        <w:tblLook w:val="04A0" w:firstRow="1" w:lastRow="0" w:firstColumn="1" w:lastColumn="0" w:noHBand="0" w:noVBand="1"/>
      </w:tblPr>
      <w:tblGrid>
        <w:gridCol w:w="5056"/>
        <w:gridCol w:w="5056"/>
      </w:tblGrid>
      <w:tr w:rsidR="00F723C0" w14:paraId="4D27CE68" w14:textId="77777777" w:rsidTr="00014B7E">
        <w:trPr>
          <w:cnfStyle w:val="100000000000" w:firstRow="1" w:lastRow="0" w:firstColumn="0" w:lastColumn="0" w:oddVBand="0" w:evenVBand="0" w:oddHBand="0" w:evenHBand="0" w:firstRowFirstColumn="0" w:firstRowLastColumn="0" w:lastRowFirstColumn="0" w:lastRowLastColumn="0"/>
          <w:ins w:id="405" w:author="David Osornio [2]" w:date="2020-06-05T00:48: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605C39F1" w14:textId="1B8C438F" w:rsidR="00F723C0" w:rsidRDefault="00F723C0" w:rsidP="00014B7E">
            <w:pPr>
              <w:jc w:val="center"/>
              <w:rPr>
                <w:ins w:id="406" w:author="David Osornio [2]" w:date="2020-06-05T00:48:00Z"/>
              </w:rPr>
            </w:pPr>
            <w:ins w:id="407" w:author="David Osornio [2]" w:date="2020-06-05T00:48:00Z">
              <w:r>
                <w:t>FF6, Pago</w:t>
              </w:r>
            </w:ins>
          </w:p>
        </w:tc>
      </w:tr>
      <w:tr w:rsidR="00F723C0" w14:paraId="7663F59B" w14:textId="77777777" w:rsidTr="00014B7E">
        <w:trPr>
          <w:cnfStyle w:val="000000100000" w:firstRow="0" w:lastRow="0" w:firstColumn="0" w:lastColumn="0" w:oddVBand="0" w:evenVBand="0" w:oddHBand="1" w:evenHBand="0" w:firstRowFirstColumn="0" w:firstRowLastColumn="0" w:lastRowFirstColumn="0" w:lastRowLastColumn="0"/>
          <w:ins w:id="408" w:author="David Osornio [2]" w:date="2020-06-05T00:48:00Z"/>
        </w:trPr>
        <w:tc>
          <w:tcPr>
            <w:cnfStyle w:val="001000000000" w:firstRow="0" w:lastRow="0" w:firstColumn="1" w:lastColumn="0" w:oddVBand="0" w:evenVBand="0" w:oddHBand="0" w:evenHBand="0" w:firstRowFirstColumn="0" w:firstRowLastColumn="0" w:lastRowFirstColumn="0" w:lastRowLastColumn="0"/>
            <w:tcW w:w="0" w:type="dxa"/>
          </w:tcPr>
          <w:p w14:paraId="0B264F4A" w14:textId="77777777" w:rsidR="00F723C0" w:rsidRDefault="00F723C0" w:rsidP="00014B7E">
            <w:pPr>
              <w:jc w:val="center"/>
              <w:rPr>
                <w:ins w:id="409" w:author="David Osornio [2]" w:date="2020-06-05T00:48:00Z"/>
              </w:rPr>
            </w:pPr>
            <w:ins w:id="410" w:author="David Osornio [2]" w:date="2020-06-05T00:48:00Z">
              <w:r>
                <w:t>Prioridad</w:t>
              </w:r>
            </w:ins>
          </w:p>
        </w:tc>
        <w:tc>
          <w:tcPr>
            <w:tcW w:w="0" w:type="dxa"/>
          </w:tcPr>
          <w:p w14:paraId="57BC85C0" w14:textId="5FDEB27C" w:rsidR="00F723C0" w:rsidRDefault="00F723C0" w:rsidP="00014B7E">
            <w:pPr>
              <w:jc w:val="center"/>
              <w:cnfStyle w:val="000000100000" w:firstRow="0" w:lastRow="0" w:firstColumn="0" w:lastColumn="0" w:oddVBand="0" w:evenVBand="0" w:oddHBand="1" w:evenHBand="0" w:firstRowFirstColumn="0" w:firstRowLastColumn="0" w:lastRowFirstColumn="0" w:lastRowLastColumn="0"/>
              <w:rPr>
                <w:ins w:id="411" w:author="David Osornio [2]" w:date="2020-06-05T00:48:00Z"/>
              </w:rPr>
            </w:pPr>
            <w:ins w:id="412" w:author="David Osornio [2]" w:date="2020-06-05T00:48:00Z">
              <w:r>
                <w:t>Alta</w:t>
              </w:r>
            </w:ins>
          </w:p>
        </w:tc>
      </w:tr>
      <w:tr w:rsidR="00F723C0" w14:paraId="7787C414" w14:textId="77777777" w:rsidTr="00014B7E">
        <w:trPr>
          <w:ins w:id="413" w:author="David Osornio [2]" w:date="2020-06-05T00:48:00Z"/>
        </w:trPr>
        <w:tc>
          <w:tcPr>
            <w:cnfStyle w:val="001000000000" w:firstRow="0" w:lastRow="0" w:firstColumn="1" w:lastColumn="0" w:oddVBand="0" w:evenVBand="0" w:oddHBand="0" w:evenHBand="0" w:firstRowFirstColumn="0" w:firstRowLastColumn="0" w:lastRowFirstColumn="0" w:lastRowLastColumn="0"/>
            <w:tcW w:w="0" w:type="dxa"/>
          </w:tcPr>
          <w:p w14:paraId="73D239DC" w14:textId="77777777" w:rsidR="00F723C0" w:rsidRDefault="00F723C0" w:rsidP="00014B7E">
            <w:pPr>
              <w:jc w:val="center"/>
              <w:rPr>
                <w:ins w:id="414" w:author="David Osornio [2]" w:date="2020-06-05T00:48:00Z"/>
              </w:rPr>
            </w:pPr>
            <w:ins w:id="415" w:author="David Osornio [2]" w:date="2020-06-05T00:48:00Z">
              <w:r>
                <w:t>Descripción</w:t>
              </w:r>
            </w:ins>
          </w:p>
        </w:tc>
        <w:tc>
          <w:tcPr>
            <w:tcW w:w="0" w:type="dxa"/>
          </w:tcPr>
          <w:p w14:paraId="6302A52E" w14:textId="194C320D" w:rsidR="00F723C0" w:rsidRDefault="00F723C0" w:rsidP="00014B7E">
            <w:pPr>
              <w:jc w:val="center"/>
              <w:cnfStyle w:val="000000000000" w:firstRow="0" w:lastRow="0" w:firstColumn="0" w:lastColumn="0" w:oddVBand="0" w:evenVBand="0" w:oddHBand="0" w:evenHBand="0" w:firstRowFirstColumn="0" w:firstRowLastColumn="0" w:lastRowFirstColumn="0" w:lastRowLastColumn="0"/>
              <w:rPr>
                <w:ins w:id="416" w:author="David Osornio [2]" w:date="2020-06-05T00:48:00Z"/>
              </w:rPr>
            </w:pPr>
            <w:ins w:id="417" w:author="David Osornio [2]" w:date="2020-06-05T00:48:00Z">
              <w:r>
                <w:t xml:space="preserve">El sistema </w:t>
              </w:r>
            </w:ins>
            <w:ins w:id="418" w:author="David Osornio [2]" w:date="2020-06-05T00:49:00Z">
              <w:r>
                <w:t xml:space="preserve">deberá poder hacer la distinción de cuando el pago allá sido realizado correctamente para poder realizar </w:t>
              </w:r>
              <w:r w:rsidR="00526CD1">
                <w:t xml:space="preserve">la </w:t>
              </w:r>
            </w:ins>
            <w:ins w:id="419" w:author="David Osornio [2]" w:date="2020-06-05T00:50:00Z">
              <w:r w:rsidR="00526CD1">
                <w:t xml:space="preserve">Función </w:t>
              </w:r>
            </w:ins>
            <w:ins w:id="420" w:author="David Osornio [2]" w:date="2020-06-05T00:49:00Z">
              <w:r w:rsidR="00526CD1">
                <w:t>F</w:t>
              </w:r>
            </w:ins>
            <w:ins w:id="421" w:author="David Osornio [2]" w:date="2020-06-05T00:50:00Z">
              <w:r w:rsidR="00526CD1">
                <w:t>uncional</w:t>
              </w:r>
            </w:ins>
            <w:ins w:id="422" w:author="David Osornio [2]" w:date="2020-06-05T00:49:00Z">
              <w:r w:rsidR="00526CD1">
                <w:t>5 (Tabla 5)</w:t>
              </w:r>
            </w:ins>
          </w:p>
        </w:tc>
      </w:tr>
      <w:tr w:rsidR="00F723C0" w14:paraId="01DEA8EB" w14:textId="77777777" w:rsidTr="00014B7E">
        <w:trPr>
          <w:cnfStyle w:val="000000100000" w:firstRow="0" w:lastRow="0" w:firstColumn="0" w:lastColumn="0" w:oddVBand="0" w:evenVBand="0" w:oddHBand="1" w:evenHBand="0" w:firstRowFirstColumn="0" w:firstRowLastColumn="0" w:lastRowFirstColumn="0" w:lastRowLastColumn="0"/>
          <w:ins w:id="423" w:author="David Osornio [2]" w:date="2020-06-05T00:48:00Z"/>
        </w:trPr>
        <w:tc>
          <w:tcPr>
            <w:cnfStyle w:val="001000000000" w:firstRow="0" w:lastRow="0" w:firstColumn="1" w:lastColumn="0" w:oddVBand="0" w:evenVBand="0" w:oddHBand="0" w:evenHBand="0" w:firstRowFirstColumn="0" w:firstRowLastColumn="0" w:lastRowFirstColumn="0" w:lastRowLastColumn="0"/>
            <w:tcW w:w="5056" w:type="dxa"/>
          </w:tcPr>
          <w:p w14:paraId="2E7A2276" w14:textId="399DACC6" w:rsidR="00F723C0" w:rsidRDefault="00526CD1" w:rsidP="00014B7E">
            <w:pPr>
              <w:jc w:val="center"/>
              <w:rPr>
                <w:ins w:id="424" w:author="David Osornio [2]" w:date="2020-06-05T00:48:00Z"/>
              </w:rPr>
            </w:pPr>
            <w:ins w:id="425" w:author="David Osornio [2]" w:date="2020-06-05T00:57:00Z">
              <w:r>
                <w:t>Dirigido a</w:t>
              </w:r>
            </w:ins>
          </w:p>
        </w:tc>
        <w:tc>
          <w:tcPr>
            <w:tcW w:w="5056" w:type="dxa"/>
          </w:tcPr>
          <w:p w14:paraId="1E88D1A0" w14:textId="21B8A440" w:rsidR="00F723C0" w:rsidRDefault="00526CD1" w:rsidP="00F723C0">
            <w:pPr>
              <w:keepNext/>
              <w:jc w:val="center"/>
              <w:cnfStyle w:val="000000100000" w:firstRow="0" w:lastRow="0" w:firstColumn="0" w:lastColumn="0" w:oddVBand="0" w:evenVBand="0" w:oddHBand="1" w:evenHBand="0" w:firstRowFirstColumn="0" w:firstRowLastColumn="0" w:lastRowFirstColumn="0" w:lastRowLastColumn="0"/>
              <w:rPr>
                <w:ins w:id="426" w:author="David Osornio [2]" w:date="2020-06-05T00:48:00Z"/>
              </w:rPr>
            </w:pPr>
            <w:ins w:id="427" w:author="David Osornio [2]" w:date="2020-06-05T00:57:00Z">
              <w:r>
                <w:t xml:space="preserve">Usuario </w:t>
              </w:r>
            </w:ins>
          </w:p>
        </w:tc>
      </w:tr>
    </w:tbl>
    <w:p w14:paraId="03B419D7" w14:textId="1591294F" w:rsidR="00596974" w:rsidRDefault="00F723C0" w:rsidP="00526CD1">
      <w:pPr>
        <w:pStyle w:val="Descripcin"/>
        <w:rPr>
          <w:ins w:id="428" w:author="David Osornio [2]" w:date="2020-06-05T00:56:00Z"/>
        </w:rPr>
      </w:pPr>
      <w:ins w:id="429" w:author="David Osornio [2]" w:date="2020-06-05T00:48:00Z">
        <w:r>
          <w:t xml:space="preserve">Tabla </w:t>
        </w:r>
      </w:ins>
      <w:ins w:id="430" w:author="David Osornio [2]" w:date="2020-06-05T16:43:00Z">
        <w:r w:rsidR="00014B7E">
          <w:fldChar w:fldCharType="begin"/>
        </w:r>
        <w:r w:rsidR="00014B7E">
          <w:instrText xml:space="preserve"> SEQ Tabla \* ARABIC </w:instrText>
        </w:r>
      </w:ins>
      <w:r w:rsidR="00014B7E">
        <w:fldChar w:fldCharType="separate"/>
      </w:r>
      <w:ins w:id="431" w:author="David Osornio [2]" w:date="2020-06-05T16:43:00Z">
        <w:r w:rsidR="00014B7E">
          <w:rPr>
            <w:noProof/>
          </w:rPr>
          <w:t>6</w:t>
        </w:r>
        <w:r w:rsidR="00014B7E">
          <w:fldChar w:fldCharType="end"/>
        </w:r>
      </w:ins>
      <w:ins w:id="432" w:author="David Osornio [2]" w:date="2020-06-05T00:48:00Z">
        <w:r>
          <w:t>, Pago</w:t>
        </w:r>
      </w:ins>
    </w:p>
    <w:p w14:paraId="7CAFCBBB" w14:textId="7F27CE46" w:rsidR="00526CD1" w:rsidRDefault="00526CD1" w:rsidP="00526CD1">
      <w:pPr>
        <w:pStyle w:val="Descripcin"/>
        <w:rPr>
          <w:ins w:id="433" w:author="David Osornio [2]" w:date="2020-06-05T00:56:00Z"/>
        </w:rPr>
      </w:pPr>
    </w:p>
    <w:tbl>
      <w:tblPr>
        <w:tblStyle w:val="Tablanormal5"/>
        <w:tblW w:w="0" w:type="auto"/>
        <w:tblLook w:val="04A0" w:firstRow="1" w:lastRow="0" w:firstColumn="1" w:lastColumn="0" w:noHBand="0" w:noVBand="1"/>
      </w:tblPr>
      <w:tblGrid>
        <w:gridCol w:w="5056"/>
        <w:gridCol w:w="5056"/>
      </w:tblGrid>
      <w:tr w:rsidR="00526CD1" w14:paraId="0477EFC9" w14:textId="77777777" w:rsidTr="00014B7E">
        <w:trPr>
          <w:cnfStyle w:val="100000000000" w:firstRow="1" w:lastRow="0" w:firstColumn="0" w:lastColumn="0" w:oddVBand="0" w:evenVBand="0" w:oddHBand="0" w:evenHBand="0" w:firstRowFirstColumn="0" w:firstRowLastColumn="0" w:lastRowFirstColumn="0" w:lastRowLastColumn="0"/>
          <w:ins w:id="434" w:author="David Osornio [2]" w:date="2020-06-05T00:56: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5A4782F6" w14:textId="6A2041F8" w:rsidR="00526CD1" w:rsidRDefault="00526CD1" w:rsidP="00014B7E">
            <w:pPr>
              <w:jc w:val="center"/>
              <w:rPr>
                <w:ins w:id="435" w:author="David Osornio [2]" w:date="2020-06-05T00:56:00Z"/>
              </w:rPr>
            </w:pPr>
            <w:ins w:id="436" w:author="David Osornio [2]" w:date="2020-06-05T00:56:00Z">
              <w:r>
                <w:t>FF</w:t>
              </w:r>
            </w:ins>
            <w:ins w:id="437" w:author="David Osornio [2]" w:date="2020-06-05T00:58:00Z">
              <w:r>
                <w:t>7, Ver</w:t>
              </w:r>
            </w:ins>
            <w:ins w:id="438" w:author="David Osornio [2]" w:date="2020-06-05T00:59:00Z">
              <w:r>
                <w:t xml:space="preserve"> </w:t>
              </w:r>
            </w:ins>
            <w:ins w:id="439" w:author="David Osornio [2]" w:date="2020-06-05T16:40:00Z">
              <w:r w:rsidR="00121920">
                <w:t>Reservaciones</w:t>
              </w:r>
            </w:ins>
          </w:p>
        </w:tc>
      </w:tr>
      <w:tr w:rsidR="00526CD1" w14:paraId="2CFB65C9" w14:textId="77777777" w:rsidTr="00014B7E">
        <w:trPr>
          <w:cnfStyle w:val="000000100000" w:firstRow="0" w:lastRow="0" w:firstColumn="0" w:lastColumn="0" w:oddVBand="0" w:evenVBand="0" w:oddHBand="1" w:evenHBand="0" w:firstRowFirstColumn="0" w:firstRowLastColumn="0" w:lastRowFirstColumn="0" w:lastRowLastColumn="0"/>
          <w:ins w:id="440" w:author="David Osornio [2]" w:date="2020-06-05T00:56:00Z"/>
        </w:trPr>
        <w:tc>
          <w:tcPr>
            <w:cnfStyle w:val="001000000000" w:firstRow="0" w:lastRow="0" w:firstColumn="1" w:lastColumn="0" w:oddVBand="0" w:evenVBand="0" w:oddHBand="0" w:evenHBand="0" w:firstRowFirstColumn="0" w:firstRowLastColumn="0" w:lastRowFirstColumn="0" w:lastRowLastColumn="0"/>
            <w:tcW w:w="0" w:type="dxa"/>
          </w:tcPr>
          <w:p w14:paraId="0836B263" w14:textId="77777777" w:rsidR="00526CD1" w:rsidRDefault="00526CD1" w:rsidP="00014B7E">
            <w:pPr>
              <w:jc w:val="center"/>
              <w:rPr>
                <w:ins w:id="441" w:author="David Osornio [2]" w:date="2020-06-05T00:56:00Z"/>
              </w:rPr>
            </w:pPr>
            <w:ins w:id="442" w:author="David Osornio [2]" w:date="2020-06-05T00:56:00Z">
              <w:r>
                <w:t>Prioridad</w:t>
              </w:r>
            </w:ins>
          </w:p>
        </w:tc>
        <w:tc>
          <w:tcPr>
            <w:tcW w:w="0" w:type="dxa"/>
          </w:tcPr>
          <w:p w14:paraId="35663491" w14:textId="509D364F" w:rsidR="00526CD1" w:rsidRDefault="00526CD1" w:rsidP="00014B7E">
            <w:pPr>
              <w:jc w:val="center"/>
              <w:cnfStyle w:val="000000100000" w:firstRow="0" w:lastRow="0" w:firstColumn="0" w:lastColumn="0" w:oddVBand="0" w:evenVBand="0" w:oddHBand="1" w:evenHBand="0" w:firstRowFirstColumn="0" w:firstRowLastColumn="0" w:lastRowFirstColumn="0" w:lastRowLastColumn="0"/>
              <w:rPr>
                <w:ins w:id="443" w:author="David Osornio [2]" w:date="2020-06-05T00:56:00Z"/>
              </w:rPr>
            </w:pPr>
            <w:ins w:id="444" w:author="David Osornio [2]" w:date="2020-06-05T00:58:00Z">
              <w:r>
                <w:t>Alta</w:t>
              </w:r>
            </w:ins>
          </w:p>
        </w:tc>
      </w:tr>
      <w:tr w:rsidR="00526CD1" w14:paraId="7983637C" w14:textId="77777777" w:rsidTr="00014B7E">
        <w:trPr>
          <w:ins w:id="445" w:author="David Osornio [2]" w:date="2020-06-05T00:56:00Z"/>
        </w:trPr>
        <w:tc>
          <w:tcPr>
            <w:cnfStyle w:val="001000000000" w:firstRow="0" w:lastRow="0" w:firstColumn="1" w:lastColumn="0" w:oddVBand="0" w:evenVBand="0" w:oddHBand="0" w:evenHBand="0" w:firstRowFirstColumn="0" w:firstRowLastColumn="0" w:lastRowFirstColumn="0" w:lastRowLastColumn="0"/>
            <w:tcW w:w="0" w:type="dxa"/>
          </w:tcPr>
          <w:p w14:paraId="437C91F5" w14:textId="77777777" w:rsidR="00526CD1" w:rsidRDefault="00526CD1" w:rsidP="00014B7E">
            <w:pPr>
              <w:jc w:val="center"/>
              <w:rPr>
                <w:ins w:id="446" w:author="David Osornio [2]" w:date="2020-06-05T00:56:00Z"/>
              </w:rPr>
            </w:pPr>
            <w:ins w:id="447" w:author="David Osornio [2]" w:date="2020-06-05T00:56:00Z">
              <w:r>
                <w:t>Descripción</w:t>
              </w:r>
            </w:ins>
          </w:p>
        </w:tc>
        <w:tc>
          <w:tcPr>
            <w:tcW w:w="0" w:type="dxa"/>
          </w:tcPr>
          <w:p w14:paraId="1CF837DA" w14:textId="0DFEFBF0" w:rsidR="00526CD1" w:rsidRDefault="00121920" w:rsidP="00014B7E">
            <w:pPr>
              <w:jc w:val="center"/>
              <w:cnfStyle w:val="000000000000" w:firstRow="0" w:lastRow="0" w:firstColumn="0" w:lastColumn="0" w:oddVBand="0" w:evenVBand="0" w:oddHBand="0" w:evenHBand="0" w:firstRowFirstColumn="0" w:firstRowLastColumn="0" w:lastRowFirstColumn="0" w:lastRowLastColumn="0"/>
              <w:rPr>
                <w:ins w:id="448" w:author="David Osornio [2]" w:date="2020-06-05T00:56:00Z"/>
              </w:rPr>
            </w:pPr>
            <w:ins w:id="449" w:author="David Osornio [2]" w:date="2020-06-05T16:40:00Z">
              <w:r>
                <w:t>Deberá</w:t>
              </w:r>
            </w:ins>
            <w:ins w:id="450" w:author="David Osornio [2]" w:date="2020-06-05T00:58:00Z">
              <w:r w:rsidR="00526CD1">
                <w:t xml:space="preserve"> de mostrar las reservaciones </w:t>
              </w:r>
            </w:ins>
            <w:ins w:id="451" w:author="David Osornio [2]" w:date="2020-06-05T00:59:00Z">
              <w:r w:rsidR="00526CD1">
                <w:t xml:space="preserve">disponibles o por haber dentro del hotel, además de tener la opción de </w:t>
              </w:r>
            </w:ins>
            <w:ins w:id="452" w:author="David Osornio [2]" w:date="2020-06-05T16:40:00Z">
              <w:r>
                <w:t>poder</w:t>
              </w:r>
            </w:ins>
            <w:ins w:id="453" w:author="David Osornio [2]" w:date="2020-06-05T00:59:00Z">
              <w:r w:rsidR="00526CD1">
                <w:t xml:space="preserve"> realizar la </w:t>
              </w:r>
            </w:ins>
            <w:ins w:id="454" w:author="David Osornio [2]" w:date="2020-06-05T16:40:00Z">
              <w:r>
                <w:t>búsqueda</w:t>
              </w:r>
            </w:ins>
            <w:ins w:id="455" w:author="David Osornio [2]" w:date="2020-06-05T00:59:00Z">
              <w:r w:rsidR="00526CD1">
                <w:t xml:space="preserve"> por </w:t>
              </w:r>
            </w:ins>
            <w:ins w:id="456" w:author="David Osornio [2]" w:date="2020-06-05T16:40:00Z">
              <w:r>
                <w:t>número</w:t>
              </w:r>
            </w:ins>
            <w:ins w:id="457" w:author="David Osornio [2]" w:date="2020-06-05T00:59:00Z">
              <w:r w:rsidR="00526CD1">
                <w:t xml:space="preserve"> o palabra de seguridad. </w:t>
              </w:r>
            </w:ins>
          </w:p>
        </w:tc>
      </w:tr>
      <w:tr w:rsidR="00526CD1" w14:paraId="7CA04664" w14:textId="77777777" w:rsidTr="00014B7E">
        <w:trPr>
          <w:cnfStyle w:val="000000100000" w:firstRow="0" w:lastRow="0" w:firstColumn="0" w:lastColumn="0" w:oddVBand="0" w:evenVBand="0" w:oddHBand="1" w:evenHBand="0" w:firstRowFirstColumn="0" w:firstRowLastColumn="0" w:lastRowFirstColumn="0" w:lastRowLastColumn="0"/>
          <w:ins w:id="458" w:author="David Osornio [2]" w:date="2020-06-05T00:56:00Z"/>
        </w:trPr>
        <w:tc>
          <w:tcPr>
            <w:cnfStyle w:val="001000000000" w:firstRow="0" w:lastRow="0" w:firstColumn="1" w:lastColumn="0" w:oddVBand="0" w:evenVBand="0" w:oddHBand="0" w:evenHBand="0" w:firstRowFirstColumn="0" w:firstRowLastColumn="0" w:lastRowFirstColumn="0" w:lastRowLastColumn="0"/>
            <w:tcW w:w="5056" w:type="dxa"/>
          </w:tcPr>
          <w:p w14:paraId="408C7C37" w14:textId="4610EC23" w:rsidR="00526CD1" w:rsidRDefault="00526CD1" w:rsidP="00014B7E">
            <w:pPr>
              <w:jc w:val="center"/>
              <w:rPr>
                <w:ins w:id="459" w:author="David Osornio [2]" w:date="2020-06-05T00:56:00Z"/>
              </w:rPr>
            </w:pPr>
            <w:ins w:id="460" w:author="David Osornio [2]" w:date="2020-06-05T00:58:00Z">
              <w:r>
                <w:t>Dirigido a</w:t>
              </w:r>
            </w:ins>
          </w:p>
        </w:tc>
        <w:tc>
          <w:tcPr>
            <w:tcW w:w="5056" w:type="dxa"/>
          </w:tcPr>
          <w:p w14:paraId="688620AC" w14:textId="159B5023" w:rsidR="00526CD1" w:rsidRDefault="00526CD1" w:rsidP="00526CD1">
            <w:pPr>
              <w:keepNext/>
              <w:jc w:val="center"/>
              <w:cnfStyle w:val="000000100000" w:firstRow="0" w:lastRow="0" w:firstColumn="0" w:lastColumn="0" w:oddVBand="0" w:evenVBand="0" w:oddHBand="1" w:evenHBand="0" w:firstRowFirstColumn="0" w:firstRowLastColumn="0" w:lastRowFirstColumn="0" w:lastRowLastColumn="0"/>
              <w:rPr>
                <w:ins w:id="461" w:author="David Osornio [2]" w:date="2020-06-05T00:56:00Z"/>
              </w:rPr>
            </w:pPr>
            <w:ins w:id="462" w:author="David Osornio [2]" w:date="2020-06-05T00:59:00Z">
              <w:r>
                <w:t>Administrador</w:t>
              </w:r>
            </w:ins>
          </w:p>
        </w:tc>
      </w:tr>
    </w:tbl>
    <w:p w14:paraId="352151AF" w14:textId="59AAD9FF" w:rsidR="00526CD1" w:rsidRDefault="00526CD1" w:rsidP="00526CD1">
      <w:pPr>
        <w:pStyle w:val="Descripcin"/>
        <w:rPr>
          <w:ins w:id="463" w:author="David Osornio [2]" w:date="2020-06-05T00:59:00Z"/>
        </w:rPr>
      </w:pPr>
      <w:ins w:id="464" w:author="David Osornio [2]" w:date="2020-06-05T00:56:00Z">
        <w:r>
          <w:t xml:space="preserve">Tabla </w:t>
        </w:r>
      </w:ins>
      <w:ins w:id="465" w:author="David Osornio [2]" w:date="2020-06-05T16:43:00Z">
        <w:r w:rsidR="00014B7E">
          <w:fldChar w:fldCharType="begin"/>
        </w:r>
        <w:r w:rsidR="00014B7E">
          <w:instrText xml:space="preserve"> SEQ Tabla \* ARABIC </w:instrText>
        </w:r>
      </w:ins>
      <w:r w:rsidR="00014B7E">
        <w:fldChar w:fldCharType="separate"/>
      </w:r>
      <w:ins w:id="466" w:author="David Osornio [2]" w:date="2020-06-05T16:43:00Z">
        <w:r w:rsidR="00014B7E">
          <w:rPr>
            <w:noProof/>
          </w:rPr>
          <w:t>7</w:t>
        </w:r>
        <w:r w:rsidR="00014B7E">
          <w:fldChar w:fldCharType="end"/>
        </w:r>
      </w:ins>
      <w:ins w:id="467" w:author="David Osornio [2]" w:date="2020-06-05T00:58:00Z">
        <w:r>
          <w:t>, Ver Reservaciones</w:t>
        </w:r>
      </w:ins>
    </w:p>
    <w:p w14:paraId="6F86356E" w14:textId="0ABCB36E" w:rsidR="00526CD1" w:rsidRDefault="00526CD1" w:rsidP="00526CD1">
      <w:pPr>
        <w:pStyle w:val="Descripcin"/>
        <w:rPr>
          <w:ins w:id="468" w:author="David Osornio [2]" w:date="2020-06-05T00:59:00Z"/>
        </w:rPr>
      </w:pPr>
    </w:p>
    <w:tbl>
      <w:tblPr>
        <w:tblStyle w:val="Tablanormal5"/>
        <w:tblW w:w="0" w:type="auto"/>
        <w:tblLook w:val="04A0" w:firstRow="1" w:lastRow="0" w:firstColumn="1" w:lastColumn="0" w:noHBand="0" w:noVBand="1"/>
      </w:tblPr>
      <w:tblGrid>
        <w:gridCol w:w="5056"/>
        <w:gridCol w:w="5056"/>
      </w:tblGrid>
      <w:tr w:rsidR="00526CD1" w14:paraId="72F3FF7E" w14:textId="77777777" w:rsidTr="00014B7E">
        <w:trPr>
          <w:cnfStyle w:val="100000000000" w:firstRow="1" w:lastRow="0" w:firstColumn="0" w:lastColumn="0" w:oddVBand="0" w:evenVBand="0" w:oddHBand="0" w:evenHBand="0" w:firstRowFirstColumn="0" w:firstRowLastColumn="0" w:lastRowFirstColumn="0" w:lastRowLastColumn="0"/>
          <w:ins w:id="469" w:author="David Osornio [2]" w:date="2020-06-05T00:59: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13B3C75D" w14:textId="0228EB2A" w:rsidR="00526CD1" w:rsidRDefault="00526CD1" w:rsidP="00014B7E">
            <w:pPr>
              <w:jc w:val="center"/>
              <w:rPr>
                <w:ins w:id="470" w:author="David Osornio [2]" w:date="2020-06-05T00:59:00Z"/>
              </w:rPr>
            </w:pPr>
            <w:ins w:id="471" w:author="David Osornio [2]" w:date="2020-06-05T00:59:00Z">
              <w:r>
                <w:t>FF</w:t>
              </w:r>
            </w:ins>
            <w:ins w:id="472" w:author="David Osornio [2]" w:date="2020-06-05T01:00:00Z">
              <w:r w:rsidR="005A4968">
                <w:t>8, Activar Reservaciones</w:t>
              </w:r>
            </w:ins>
          </w:p>
        </w:tc>
      </w:tr>
      <w:tr w:rsidR="00526CD1" w14:paraId="22DE498C" w14:textId="77777777" w:rsidTr="00014B7E">
        <w:trPr>
          <w:cnfStyle w:val="000000100000" w:firstRow="0" w:lastRow="0" w:firstColumn="0" w:lastColumn="0" w:oddVBand="0" w:evenVBand="0" w:oddHBand="1" w:evenHBand="0" w:firstRowFirstColumn="0" w:firstRowLastColumn="0" w:lastRowFirstColumn="0" w:lastRowLastColumn="0"/>
          <w:ins w:id="473" w:author="David Osornio [2]" w:date="2020-06-05T00:59:00Z"/>
        </w:trPr>
        <w:tc>
          <w:tcPr>
            <w:cnfStyle w:val="001000000000" w:firstRow="0" w:lastRow="0" w:firstColumn="1" w:lastColumn="0" w:oddVBand="0" w:evenVBand="0" w:oddHBand="0" w:evenHBand="0" w:firstRowFirstColumn="0" w:firstRowLastColumn="0" w:lastRowFirstColumn="0" w:lastRowLastColumn="0"/>
            <w:tcW w:w="0" w:type="dxa"/>
          </w:tcPr>
          <w:p w14:paraId="159D7445" w14:textId="77777777" w:rsidR="00526CD1" w:rsidRDefault="00526CD1" w:rsidP="00014B7E">
            <w:pPr>
              <w:jc w:val="center"/>
              <w:rPr>
                <w:ins w:id="474" w:author="David Osornio [2]" w:date="2020-06-05T00:59:00Z"/>
              </w:rPr>
            </w:pPr>
            <w:ins w:id="475" w:author="David Osornio [2]" w:date="2020-06-05T00:59:00Z">
              <w:r>
                <w:t>Prioridad</w:t>
              </w:r>
            </w:ins>
          </w:p>
        </w:tc>
        <w:tc>
          <w:tcPr>
            <w:tcW w:w="0" w:type="dxa"/>
          </w:tcPr>
          <w:p w14:paraId="54823955" w14:textId="3FC17AB1" w:rsidR="00526CD1" w:rsidRDefault="005A4968" w:rsidP="00014B7E">
            <w:pPr>
              <w:jc w:val="center"/>
              <w:cnfStyle w:val="000000100000" w:firstRow="0" w:lastRow="0" w:firstColumn="0" w:lastColumn="0" w:oddVBand="0" w:evenVBand="0" w:oddHBand="1" w:evenHBand="0" w:firstRowFirstColumn="0" w:firstRowLastColumn="0" w:lastRowFirstColumn="0" w:lastRowLastColumn="0"/>
              <w:rPr>
                <w:ins w:id="476" w:author="David Osornio [2]" w:date="2020-06-05T00:59:00Z"/>
              </w:rPr>
            </w:pPr>
            <w:ins w:id="477" w:author="David Osornio [2]" w:date="2020-06-05T01:00:00Z">
              <w:r>
                <w:t>Alta</w:t>
              </w:r>
            </w:ins>
          </w:p>
        </w:tc>
      </w:tr>
      <w:tr w:rsidR="00526CD1" w14:paraId="58AF6050" w14:textId="77777777" w:rsidTr="00014B7E">
        <w:trPr>
          <w:ins w:id="478" w:author="David Osornio [2]" w:date="2020-06-05T00:59:00Z"/>
        </w:trPr>
        <w:tc>
          <w:tcPr>
            <w:cnfStyle w:val="001000000000" w:firstRow="0" w:lastRow="0" w:firstColumn="1" w:lastColumn="0" w:oddVBand="0" w:evenVBand="0" w:oddHBand="0" w:evenHBand="0" w:firstRowFirstColumn="0" w:firstRowLastColumn="0" w:lastRowFirstColumn="0" w:lastRowLastColumn="0"/>
            <w:tcW w:w="0" w:type="dxa"/>
          </w:tcPr>
          <w:p w14:paraId="44B84744" w14:textId="77777777" w:rsidR="00526CD1" w:rsidRDefault="00526CD1" w:rsidP="00014B7E">
            <w:pPr>
              <w:jc w:val="center"/>
              <w:rPr>
                <w:ins w:id="479" w:author="David Osornio [2]" w:date="2020-06-05T00:59:00Z"/>
              </w:rPr>
            </w:pPr>
            <w:ins w:id="480" w:author="David Osornio [2]" w:date="2020-06-05T00:59:00Z">
              <w:r>
                <w:t>Descripción</w:t>
              </w:r>
            </w:ins>
          </w:p>
        </w:tc>
        <w:tc>
          <w:tcPr>
            <w:tcW w:w="0" w:type="dxa"/>
          </w:tcPr>
          <w:p w14:paraId="6C92D983" w14:textId="36C574EA" w:rsidR="00526CD1" w:rsidRDefault="00121920" w:rsidP="00014B7E">
            <w:pPr>
              <w:jc w:val="center"/>
              <w:cnfStyle w:val="000000000000" w:firstRow="0" w:lastRow="0" w:firstColumn="0" w:lastColumn="0" w:oddVBand="0" w:evenVBand="0" w:oddHBand="0" w:evenHBand="0" w:firstRowFirstColumn="0" w:firstRowLastColumn="0" w:lastRowFirstColumn="0" w:lastRowLastColumn="0"/>
              <w:rPr>
                <w:ins w:id="481" w:author="David Osornio [2]" w:date="2020-06-05T00:59:00Z"/>
              </w:rPr>
            </w:pPr>
            <w:ins w:id="482" w:author="David Osornio [2]" w:date="2020-06-05T16:40:00Z">
              <w:r>
                <w:t>Después</w:t>
              </w:r>
            </w:ins>
            <w:ins w:id="483" w:author="David Osornio [2]" w:date="2020-06-05T01:00:00Z">
              <w:r w:rsidR="005A4968">
                <w:t xml:space="preserve"> de encontrar la </w:t>
              </w:r>
            </w:ins>
            <w:ins w:id="484" w:author="David Osornio [2]" w:date="2020-06-05T16:40:00Z">
              <w:r>
                <w:t>reservación</w:t>
              </w:r>
            </w:ins>
            <w:ins w:id="485" w:author="David Osornio [2]" w:date="2020-06-05T01:00:00Z">
              <w:r w:rsidR="005A4968">
                <w:t xml:space="preserve"> según la tabla7, se </w:t>
              </w:r>
            </w:ins>
            <w:ins w:id="486" w:author="David Osornio [2]" w:date="2020-06-05T16:40:00Z">
              <w:r>
                <w:t>deberá</w:t>
              </w:r>
            </w:ins>
            <w:ins w:id="487" w:author="David Osornio [2]" w:date="2020-06-05T01:00:00Z">
              <w:r w:rsidR="005A4968">
                <w:t xml:space="preserve"> realizar la activación de la reserva.</w:t>
              </w:r>
            </w:ins>
          </w:p>
        </w:tc>
      </w:tr>
      <w:tr w:rsidR="00526CD1" w14:paraId="249292A1" w14:textId="77777777" w:rsidTr="00014B7E">
        <w:trPr>
          <w:cnfStyle w:val="000000100000" w:firstRow="0" w:lastRow="0" w:firstColumn="0" w:lastColumn="0" w:oddVBand="0" w:evenVBand="0" w:oddHBand="1" w:evenHBand="0" w:firstRowFirstColumn="0" w:firstRowLastColumn="0" w:lastRowFirstColumn="0" w:lastRowLastColumn="0"/>
          <w:ins w:id="488" w:author="David Osornio [2]" w:date="2020-06-05T00:59:00Z"/>
        </w:trPr>
        <w:tc>
          <w:tcPr>
            <w:cnfStyle w:val="001000000000" w:firstRow="0" w:lastRow="0" w:firstColumn="1" w:lastColumn="0" w:oddVBand="0" w:evenVBand="0" w:oddHBand="0" w:evenHBand="0" w:firstRowFirstColumn="0" w:firstRowLastColumn="0" w:lastRowFirstColumn="0" w:lastRowLastColumn="0"/>
            <w:tcW w:w="5056" w:type="dxa"/>
          </w:tcPr>
          <w:p w14:paraId="5B0EC24A" w14:textId="77777777" w:rsidR="00526CD1" w:rsidRDefault="00526CD1" w:rsidP="00014B7E">
            <w:pPr>
              <w:jc w:val="center"/>
              <w:rPr>
                <w:ins w:id="489" w:author="David Osornio [2]" w:date="2020-06-05T00:59:00Z"/>
              </w:rPr>
            </w:pPr>
            <w:ins w:id="490" w:author="David Osornio [2]" w:date="2020-06-05T00:59:00Z">
              <w:r>
                <w:t>Dirigido a</w:t>
              </w:r>
            </w:ins>
          </w:p>
        </w:tc>
        <w:tc>
          <w:tcPr>
            <w:tcW w:w="5056" w:type="dxa"/>
          </w:tcPr>
          <w:p w14:paraId="604079EE" w14:textId="5D0CB00C" w:rsidR="00526CD1" w:rsidRDefault="005A4968" w:rsidP="00526CD1">
            <w:pPr>
              <w:keepNext/>
              <w:jc w:val="center"/>
              <w:cnfStyle w:val="000000100000" w:firstRow="0" w:lastRow="0" w:firstColumn="0" w:lastColumn="0" w:oddVBand="0" w:evenVBand="0" w:oddHBand="1" w:evenHBand="0" w:firstRowFirstColumn="0" w:firstRowLastColumn="0" w:lastRowFirstColumn="0" w:lastRowLastColumn="0"/>
              <w:rPr>
                <w:ins w:id="491" w:author="David Osornio [2]" w:date="2020-06-05T00:59:00Z"/>
              </w:rPr>
            </w:pPr>
            <w:ins w:id="492" w:author="David Osornio [2]" w:date="2020-06-05T01:00:00Z">
              <w:r>
                <w:t>Administrador</w:t>
              </w:r>
            </w:ins>
          </w:p>
        </w:tc>
      </w:tr>
    </w:tbl>
    <w:p w14:paraId="043C2DC0" w14:textId="4CD31F8A" w:rsidR="00526CD1" w:rsidRDefault="00526CD1">
      <w:pPr>
        <w:pStyle w:val="Descripcin"/>
        <w:rPr>
          <w:ins w:id="493" w:author="David Osornio [2]" w:date="2020-06-05T00:32:00Z"/>
        </w:rPr>
        <w:pPrChange w:id="494" w:author="David Osornio [2]" w:date="2020-06-05T00:50:00Z">
          <w:pPr/>
        </w:pPrChange>
      </w:pPr>
      <w:ins w:id="495" w:author="David Osornio [2]" w:date="2020-06-05T00:59:00Z">
        <w:r>
          <w:lastRenderedPageBreak/>
          <w:t xml:space="preserve">Tabla </w:t>
        </w:r>
      </w:ins>
      <w:ins w:id="496" w:author="David Osornio [2]" w:date="2020-06-05T16:43:00Z">
        <w:r w:rsidR="00014B7E">
          <w:fldChar w:fldCharType="begin"/>
        </w:r>
        <w:r w:rsidR="00014B7E">
          <w:instrText xml:space="preserve"> SEQ Tabla \* ARABIC </w:instrText>
        </w:r>
      </w:ins>
      <w:r w:rsidR="00014B7E">
        <w:fldChar w:fldCharType="separate"/>
      </w:r>
      <w:ins w:id="497" w:author="David Osornio [2]" w:date="2020-06-05T16:43:00Z">
        <w:r w:rsidR="00014B7E">
          <w:rPr>
            <w:noProof/>
          </w:rPr>
          <w:t>8</w:t>
        </w:r>
        <w:r w:rsidR="00014B7E">
          <w:fldChar w:fldCharType="end"/>
        </w:r>
      </w:ins>
    </w:p>
    <w:p w14:paraId="17A8E219" w14:textId="426175FC" w:rsidR="00596974" w:rsidRDefault="00596974" w:rsidP="00596974">
      <w:pPr>
        <w:pStyle w:val="Ttulo4"/>
        <w:rPr>
          <w:ins w:id="498" w:author="David Osornio [2]" w:date="2020-06-05T00:33:00Z"/>
        </w:rPr>
      </w:pPr>
      <w:ins w:id="499" w:author="David Osornio [2]" w:date="2020-06-05T00:33:00Z">
        <w:r>
          <w:tab/>
        </w:r>
        <w:r>
          <w:tab/>
        </w:r>
        <w:bookmarkStart w:id="500" w:name="_Toc42285050"/>
        <w:r>
          <w:t>Interfaz Grafica</w:t>
        </w:r>
        <w:bookmarkEnd w:id="500"/>
      </w:ins>
    </w:p>
    <w:p w14:paraId="2FF825E1" w14:textId="07522B81" w:rsidR="00596974" w:rsidRDefault="00596974" w:rsidP="00596974">
      <w:pPr>
        <w:rPr>
          <w:ins w:id="501" w:author="David Osornio [2]" w:date="2020-06-05T00:50:00Z"/>
        </w:rPr>
      </w:pPr>
    </w:p>
    <w:tbl>
      <w:tblPr>
        <w:tblStyle w:val="Tablanormal5"/>
        <w:tblW w:w="0" w:type="auto"/>
        <w:tblLook w:val="04A0" w:firstRow="1" w:lastRow="0" w:firstColumn="1" w:lastColumn="0" w:noHBand="0" w:noVBand="1"/>
      </w:tblPr>
      <w:tblGrid>
        <w:gridCol w:w="5056"/>
        <w:gridCol w:w="5056"/>
      </w:tblGrid>
      <w:tr w:rsidR="00526CD1" w14:paraId="10884F49" w14:textId="77777777" w:rsidTr="00014B7E">
        <w:trPr>
          <w:cnfStyle w:val="100000000000" w:firstRow="1" w:lastRow="0" w:firstColumn="0" w:lastColumn="0" w:oddVBand="0" w:evenVBand="0" w:oddHBand="0" w:evenHBand="0" w:firstRowFirstColumn="0" w:firstRowLastColumn="0" w:lastRowFirstColumn="0" w:lastRowLastColumn="0"/>
          <w:ins w:id="502" w:author="David Osornio [2]" w:date="2020-06-05T00:50: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37714C49" w14:textId="2735EE41" w:rsidR="00526CD1" w:rsidRDefault="00526CD1" w:rsidP="00014B7E">
            <w:pPr>
              <w:jc w:val="center"/>
              <w:rPr>
                <w:ins w:id="503" w:author="David Osornio [2]" w:date="2020-06-05T00:50:00Z"/>
              </w:rPr>
            </w:pPr>
            <w:ins w:id="504" w:author="David Osornio [2]" w:date="2020-06-05T00:50:00Z">
              <w:r>
                <w:t xml:space="preserve">FF7, </w:t>
              </w:r>
            </w:ins>
            <w:ins w:id="505" w:author="David Osornio [2]" w:date="2020-06-05T00:51:00Z">
              <w:r>
                <w:t xml:space="preserve">Fechas </w:t>
              </w:r>
            </w:ins>
            <w:ins w:id="506" w:author="David Osornio [2]" w:date="2020-06-05T00:54:00Z">
              <w:r>
                <w:t>Reservación</w:t>
              </w:r>
            </w:ins>
          </w:p>
        </w:tc>
      </w:tr>
      <w:tr w:rsidR="00526CD1" w14:paraId="6ED29CF1" w14:textId="77777777" w:rsidTr="00014B7E">
        <w:trPr>
          <w:cnfStyle w:val="000000100000" w:firstRow="0" w:lastRow="0" w:firstColumn="0" w:lastColumn="0" w:oddVBand="0" w:evenVBand="0" w:oddHBand="1" w:evenHBand="0" w:firstRowFirstColumn="0" w:firstRowLastColumn="0" w:lastRowFirstColumn="0" w:lastRowLastColumn="0"/>
          <w:ins w:id="507" w:author="David Osornio [2]" w:date="2020-06-05T00:50:00Z"/>
        </w:trPr>
        <w:tc>
          <w:tcPr>
            <w:cnfStyle w:val="001000000000" w:firstRow="0" w:lastRow="0" w:firstColumn="1" w:lastColumn="0" w:oddVBand="0" w:evenVBand="0" w:oddHBand="0" w:evenHBand="0" w:firstRowFirstColumn="0" w:firstRowLastColumn="0" w:lastRowFirstColumn="0" w:lastRowLastColumn="0"/>
            <w:tcW w:w="0" w:type="dxa"/>
          </w:tcPr>
          <w:p w14:paraId="585650ED" w14:textId="77777777" w:rsidR="00526CD1" w:rsidRDefault="00526CD1" w:rsidP="00014B7E">
            <w:pPr>
              <w:jc w:val="center"/>
              <w:rPr>
                <w:ins w:id="508" w:author="David Osornio [2]" w:date="2020-06-05T00:50:00Z"/>
              </w:rPr>
            </w:pPr>
            <w:ins w:id="509" w:author="David Osornio [2]" w:date="2020-06-05T00:50:00Z">
              <w:r>
                <w:t>Prioridad</w:t>
              </w:r>
            </w:ins>
          </w:p>
        </w:tc>
        <w:tc>
          <w:tcPr>
            <w:tcW w:w="0" w:type="dxa"/>
          </w:tcPr>
          <w:p w14:paraId="026B70CA" w14:textId="343D42D7" w:rsidR="00526CD1" w:rsidRDefault="00526CD1" w:rsidP="00014B7E">
            <w:pPr>
              <w:jc w:val="center"/>
              <w:cnfStyle w:val="000000100000" w:firstRow="0" w:lastRow="0" w:firstColumn="0" w:lastColumn="0" w:oddVBand="0" w:evenVBand="0" w:oddHBand="1" w:evenHBand="0" w:firstRowFirstColumn="0" w:firstRowLastColumn="0" w:lastRowFirstColumn="0" w:lastRowLastColumn="0"/>
              <w:rPr>
                <w:ins w:id="510" w:author="David Osornio [2]" w:date="2020-06-05T00:50:00Z"/>
              </w:rPr>
            </w:pPr>
            <w:ins w:id="511" w:author="David Osornio [2]" w:date="2020-06-05T00:52:00Z">
              <w:r>
                <w:t>Alta</w:t>
              </w:r>
            </w:ins>
          </w:p>
        </w:tc>
      </w:tr>
      <w:tr w:rsidR="00526CD1" w14:paraId="08970FF5" w14:textId="77777777" w:rsidTr="00014B7E">
        <w:trPr>
          <w:ins w:id="512" w:author="David Osornio [2]" w:date="2020-06-05T00:50:00Z"/>
        </w:trPr>
        <w:tc>
          <w:tcPr>
            <w:cnfStyle w:val="001000000000" w:firstRow="0" w:lastRow="0" w:firstColumn="1" w:lastColumn="0" w:oddVBand="0" w:evenVBand="0" w:oddHBand="0" w:evenHBand="0" w:firstRowFirstColumn="0" w:firstRowLastColumn="0" w:lastRowFirstColumn="0" w:lastRowLastColumn="0"/>
            <w:tcW w:w="0" w:type="dxa"/>
          </w:tcPr>
          <w:p w14:paraId="20DBC629" w14:textId="77777777" w:rsidR="00526CD1" w:rsidRDefault="00526CD1" w:rsidP="00014B7E">
            <w:pPr>
              <w:jc w:val="center"/>
              <w:rPr>
                <w:ins w:id="513" w:author="David Osornio [2]" w:date="2020-06-05T00:50:00Z"/>
              </w:rPr>
            </w:pPr>
            <w:ins w:id="514" w:author="David Osornio [2]" w:date="2020-06-05T00:50:00Z">
              <w:r>
                <w:t>Descripción</w:t>
              </w:r>
            </w:ins>
          </w:p>
        </w:tc>
        <w:tc>
          <w:tcPr>
            <w:tcW w:w="0" w:type="dxa"/>
          </w:tcPr>
          <w:p w14:paraId="2A4DDFFF" w14:textId="4EE57C8A" w:rsidR="00526CD1" w:rsidRDefault="00526CD1" w:rsidP="00014B7E">
            <w:pPr>
              <w:jc w:val="center"/>
              <w:cnfStyle w:val="000000000000" w:firstRow="0" w:lastRow="0" w:firstColumn="0" w:lastColumn="0" w:oddVBand="0" w:evenVBand="0" w:oddHBand="0" w:evenHBand="0" w:firstRowFirstColumn="0" w:firstRowLastColumn="0" w:lastRowFirstColumn="0" w:lastRowLastColumn="0"/>
              <w:rPr>
                <w:ins w:id="515" w:author="David Osornio [2]" w:date="2020-06-05T00:50:00Z"/>
              </w:rPr>
            </w:pPr>
            <w:ins w:id="516" w:author="David Osornio [2]" w:date="2020-06-05T00:52:00Z">
              <w:r>
                <w:t xml:space="preserve">El sistema deberá poder escoger solo fechas siguientes a partir de hoy al momento de elegir las fechas de </w:t>
              </w:r>
            </w:ins>
            <w:ins w:id="517" w:author="David Osornio [2]" w:date="2020-06-05T00:54:00Z">
              <w:r>
                <w:t>hospedaje.</w:t>
              </w:r>
            </w:ins>
          </w:p>
        </w:tc>
      </w:tr>
      <w:tr w:rsidR="00526CD1" w14:paraId="32E33374" w14:textId="77777777" w:rsidTr="00014B7E">
        <w:trPr>
          <w:cnfStyle w:val="000000100000" w:firstRow="0" w:lastRow="0" w:firstColumn="0" w:lastColumn="0" w:oddVBand="0" w:evenVBand="0" w:oddHBand="1" w:evenHBand="0" w:firstRowFirstColumn="0" w:firstRowLastColumn="0" w:lastRowFirstColumn="0" w:lastRowLastColumn="0"/>
          <w:ins w:id="518" w:author="David Osornio [2]" w:date="2020-06-05T00:50:00Z"/>
        </w:trPr>
        <w:tc>
          <w:tcPr>
            <w:cnfStyle w:val="001000000000" w:firstRow="0" w:lastRow="0" w:firstColumn="1" w:lastColumn="0" w:oddVBand="0" w:evenVBand="0" w:oddHBand="0" w:evenHBand="0" w:firstRowFirstColumn="0" w:firstRowLastColumn="0" w:lastRowFirstColumn="0" w:lastRowLastColumn="0"/>
            <w:tcW w:w="5056" w:type="dxa"/>
          </w:tcPr>
          <w:p w14:paraId="264BE713" w14:textId="01AF25F3" w:rsidR="00526CD1" w:rsidRDefault="00F64FA1" w:rsidP="00014B7E">
            <w:pPr>
              <w:jc w:val="center"/>
              <w:rPr>
                <w:ins w:id="519" w:author="David Osornio [2]" w:date="2020-06-05T00:50:00Z"/>
              </w:rPr>
            </w:pPr>
            <w:ins w:id="520" w:author="David Osornio [2]" w:date="2020-06-05T21:28:00Z">
              <w:r>
                <w:t>Dirigido a</w:t>
              </w:r>
            </w:ins>
          </w:p>
        </w:tc>
        <w:tc>
          <w:tcPr>
            <w:tcW w:w="5056" w:type="dxa"/>
          </w:tcPr>
          <w:p w14:paraId="48EC78CD" w14:textId="1507F6AD" w:rsidR="00526CD1" w:rsidRDefault="00F64FA1" w:rsidP="00526CD1">
            <w:pPr>
              <w:keepNext/>
              <w:jc w:val="center"/>
              <w:cnfStyle w:val="000000100000" w:firstRow="0" w:lastRow="0" w:firstColumn="0" w:lastColumn="0" w:oddVBand="0" w:evenVBand="0" w:oddHBand="1" w:evenHBand="0" w:firstRowFirstColumn="0" w:firstRowLastColumn="0" w:lastRowFirstColumn="0" w:lastRowLastColumn="0"/>
              <w:rPr>
                <w:ins w:id="521" w:author="David Osornio [2]" w:date="2020-06-05T00:50:00Z"/>
              </w:rPr>
            </w:pPr>
            <w:ins w:id="522" w:author="David Osornio [2]" w:date="2020-06-05T21:28:00Z">
              <w:r>
                <w:t>Usuario</w:t>
              </w:r>
            </w:ins>
          </w:p>
        </w:tc>
      </w:tr>
    </w:tbl>
    <w:p w14:paraId="765BB666" w14:textId="7044E6F4" w:rsidR="00526CD1" w:rsidRDefault="00526CD1" w:rsidP="00526CD1">
      <w:pPr>
        <w:pStyle w:val="Descripcin"/>
        <w:rPr>
          <w:ins w:id="523" w:author="David Osornio [2]" w:date="2020-06-05T00:52:00Z"/>
        </w:rPr>
      </w:pPr>
      <w:ins w:id="524" w:author="David Osornio [2]" w:date="2020-06-05T00:50:00Z">
        <w:r>
          <w:t xml:space="preserve">Tabla </w:t>
        </w:r>
      </w:ins>
      <w:ins w:id="525" w:author="David Osornio [2]" w:date="2020-06-05T16:43:00Z">
        <w:r w:rsidR="00014B7E">
          <w:fldChar w:fldCharType="begin"/>
        </w:r>
        <w:r w:rsidR="00014B7E">
          <w:instrText xml:space="preserve"> SEQ Tabla \* ARABIC </w:instrText>
        </w:r>
      </w:ins>
      <w:r w:rsidR="00014B7E">
        <w:fldChar w:fldCharType="separate"/>
      </w:r>
      <w:ins w:id="526" w:author="David Osornio [2]" w:date="2020-06-05T16:43:00Z">
        <w:r w:rsidR="00014B7E">
          <w:rPr>
            <w:noProof/>
          </w:rPr>
          <w:t>9</w:t>
        </w:r>
        <w:r w:rsidR="00014B7E">
          <w:fldChar w:fldCharType="end"/>
        </w:r>
      </w:ins>
      <w:ins w:id="527" w:author="David Osornio [2]" w:date="2020-06-05T00:51:00Z">
        <w:r>
          <w:t xml:space="preserve">, Fechas </w:t>
        </w:r>
      </w:ins>
      <w:ins w:id="528" w:author="David Osornio [2]" w:date="2020-06-05T00:54:00Z">
        <w:r>
          <w:t>Reservación</w:t>
        </w:r>
      </w:ins>
    </w:p>
    <w:p w14:paraId="48C5D1BE" w14:textId="680C3479" w:rsidR="00526CD1" w:rsidRDefault="00526CD1" w:rsidP="00526CD1">
      <w:pPr>
        <w:pStyle w:val="Descripcin"/>
        <w:rPr>
          <w:ins w:id="529" w:author="David Osornio [2]" w:date="2020-06-05T00:52:00Z"/>
        </w:rPr>
      </w:pPr>
    </w:p>
    <w:tbl>
      <w:tblPr>
        <w:tblStyle w:val="Tablanormal5"/>
        <w:tblW w:w="0" w:type="auto"/>
        <w:tblLook w:val="04A0" w:firstRow="1" w:lastRow="0" w:firstColumn="1" w:lastColumn="0" w:noHBand="0" w:noVBand="1"/>
      </w:tblPr>
      <w:tblGrid>
        <w:gridCol w:w="5056"/>
        <w:gridCol w:w="5056"/>
      </w:tblGrid>
      <w:tr w:rsidR="00526CD1" w14:paraId="7A268418" w14:textId="77777777" w:rsidTr="00014B7E">
        <w:trPr>
          <w:cnfStyle w:val="100000000000" w:firstRow="1" w:lastRow="0" w:firstColumn="0" w:lastColumn="0" w:oddVBand="0" w:evenVBand="0" w:oddHBand="0" w:evenHBand="0" w:firstRowFirstColumn="0" w:firstRowLastColumn="0" w:lastRowFirstColumn="0" w:lastRowLastColumn="0"/>
          <w:ins w:id="530" w:author="David Osornio [2]" w:date="2020-06-05T00:53: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0FACFB04" w14:textId="6DCB7C37" w:rsidR="00526CD1" w:rsidRDefault="00526CD1" w:rsidP="00014B7E">
            <w:pPr>
              <w:jc w:val="center"/>
              <w:rPr>
                <w:ins w:id="531" w:author="David Osornio [2]" w:date="2020-06-05T00:53:00Z"/>
              </w:rPr>
            </w:pPr>
            <w:ins w:id="532" w:author="David Osornio [2]" w:date="2020-06-05T00:53:00Z">
              <w:r>
                <w:t>FF</w:t>
              </w:r>
            </w:ins>
            <w:ins w:id="533" w:author="David Osornio [2]" w:date="2020-06-05T16:41:00Z">
              <w:r w:rsidR="00014B7E">
                <w:t>10</w:t>
              </w:r>
            </w:ins>
            <w:ins w:id="534" w:author="David Osornio [2]" w:date="2020-06-05T00:53:00Z">
              <w:r>
                <w:t xml:space="preserve">, </w:t>
              </w:r>
            </w:ins>
            <w:ins w:id="535" w:author="David Osornio [2]" w:date="2020-06-05T00:54:00Z">
              <w:r>
                <w:t xml:space="preserve">Mapa de </w:t>
              </w:r>
            </w:ins>
            <w:ins w:id="536" w:author="David Osornio [2]" w:date="2020-06-05T00:55:00Z">
              <w:r>
                <w:t>Ubicación</w:t>
              </w:r>
            </w:ins>
          </w:p>
        </w:tc>
      </w:tr>
      <w:tr w:rsidR="00526CD1" w14:paraId="7E6A9D38" w14:textId="77777777" w:rsidTr="00014B7E">
        <w:trPr>
          <w:cnfStyle w:val="000000100000" w:firstRow="0" w:lastRow="0" w:firstColumn="0" w:lastColumn="0" w:oddVBand="0" w:evenVBand="0" w:oddHBand="1" w:evenHBand="0" w:firstRowFirstColumn="0" w:firstRowLastColumn="0" w:lastRowFirstColumn="0" w:lastRowLastColumn="0"/>
          <w:ins w:id="537" w:author="David Osornio [2]" w:date="2020-06-05T00:53:00Z"/>
        </w:trPr>
        <w:tc>
          <w:tcPr>
            <w:cnfStyle w:val="001000000000" w:firstRow="0" w:lastRow="0" w:firstColumn="1" w:lastColumn="0" w:oddVBand="0" w:evenVBand="0" w:oddHBand="0" w:evenHBand="0" w:firstRowFirstColumn="0" w:firstRowLastColumn="0" w:lastRowFirstColumn="0" w:lastRowLastColumn="0"/>
            <w:tcW w:w="0" w:type="dxa"/>
          </w:tcPr>
          <w:p w14:paraId="32A67D0A" w14:textId="77777777" w:rsidR="00526CD1" w:rsidRDefault="00526CD1" w:rsidP="00014B7E">
            <w:pPr>
              <w:jc w:val="center"/>
              <w:rPr>
                <w:ins w:id="538" w:author="David Osornio [2]" w:date="2020-06-05T00:53:00Z"/>
              </w:rPr>
            </w:pPr>
            <w:ins w:id="539" w:author="David Osornio [2]" w:date="2020-06-05T00:53:00Z">
              <w:r>
                <w:t>Prioridad</w:t>
              </w:r>
            </w:ins>
          </w:p>
        </w:tc>
        <w:tc>
          <w:tcPr>
            <w:tcW w:w="0" w:type="dxa"/>
          </w:tcPr>
          <w:p w14:paraId="3817A6E6" w14:textId="0D087974" w:rsidR="00526CD1" w:rsidRDefault="00526CD1" w:rsidP="00014B7E">
            <w:pPr>
              <w:jc w:val="center"/>
              <w:cnfStyle w:val="000000100000" w:firstRow="0" w:lastRow="0" w:firstColumn="0" w:lastColumn="0" w:oddVBand="0" w:evenVBand="0" w:oddHBand="1" w:evenHBand="0" w:firstRowFirstColumn="0" w:firstRowLastColumn="0" w:lastRowFirstColumn="0" w:lastRowLastColumn="0"/>
              <w:rPr>
                <w:ins w:id="540" w:author="David Osornio [2]" w:date="2020-06-05T00:53:00Z"/>
              </w:rPr>
            </w:pPr>
            <w:ins w:id="541" w:author="David Osornio [2]" w:date="2020-06-05T00:54:00Z">
              <w:r>
                <w:t>Alta-Media</w:t>
              </w:r>
            </w:ins>
          </w:p>
        </w:tc>
      </w:tr>
      <w:tr w:rsidR="00526CD1" w14:paraId="57660A90" w14:textId="77777777" w:rsidTr="00014B7E">
        <w:trPr>
          <w:ins w:id="542" w:author="David Osornio [2]" w:date="2020-06-05T00:53:00Z"/>
        </w:trPr>
        <w:tc>
          <w:tcPr>
            <w:cnfStyle w:val="001000000000" w:firstRow="0" w:lastRow="0" w:firstColumn="1" w:lastColumn="0" w:oddVBand="0" w:evenVBand="0" w:oddHBand="0" w:evenHBand="0" w:firstRowFirstColumn="0" w:firstRowLastColumn="0" w:lastRowFirstColumn="0" w:lastRowLastColumn="0"/>
            <w:tcW w:w="0" w:type="dxa"/>
          </w:tcPr>
          <w:p w14:paraId="5B1E5B1D" w14:textId="77777777" w:rsidR="00526CD1" w:rsidRDefault="00526CD1" w:rsidP="00014B7E">
            <w:pPr>
              <w:jc w:val="center"/>
              <w:rPr>
                <w:ins w:id="543" w:author="David Osornio [2]" w:date="2020-06-05T00:53:00Z"/>
              </w:rPr>
            </w:pPr>
            <w:ins w:id="544" w:author="David Osornio [2]" w:date="2020-06-05T00:53:00Z">
              <w:r>
                <w:t>Descripción</w:t>
              </w:r>
            </w:ins>
          </w:p>
        </w:tc>
        <w:tc>
          <w:tcPr>
            <w:tcW w:w="0" w:type="dxa"/>
          </w:tcPr>
          <w:p w14:paraId="369A456C" w14:textId="3E4944E8" w:rsidR="00526CD1" w:rsidRDefault="00526CD1" w:rsidP="00014B7E">
            <w:pPr>
              <w:jc w:val="center"/>
              <w:cnfStyle w:val="000000000000" w:firstRow="0" w:lastRow="0" w:firstColumn="0" w:lastColumn="0" w:oddVBand="0" w:evenVBand="0" w:oddHBand="0" w:evenHBand="0" w:firstRowFirstColumn="0" w:firstRowLastColumn="0" w:lastRowFirstColumn="0" w:lastRowLastColumn="0"/>
              <w:rPr>
                <w:ins w:id="545" w:author="David Osornio [2]" w:date="2020-06-05T00:53:00Z"/>
              </w:rPr>
            </w:pPr>
            <w:ins w:id="546" w:author="David Osornio [2]" w:date="2020-06-05T00:54:00Z">
              <w:r>
                <w:t xml:space="preserve">La sección de </w:t>
              </w:r>
            </w:ins>
            <w:ins w:id="547" w:author="David Osornio [2]" w:date="2020-06-05T00:55:00Z">
              <w:r>
                <w:t>Ubicación deberá de mostrar gráficamente la ubicación satelital del lugar donde este ubicado el hotel.</w:t>
              </w:r>
            </w:ins>
          </w:p>
        </w:tc>
      </w:tr>
      <w:tr w:rsidR="00526CD1" w14:paraId="067EBC01" w14:textId="77777777" w:rsidTr="00014B7E">
        <w:trPr>
          <w:cnfStyle w:val="000000100000" w:firstRow="0" w:lastRow="0" w:firstColumn="0" w:lastColumn="0" w:oddVBand="0" w:evenVBand="0" w:oddHBand="1" w:evenHBand="0" w:firstRowFirstColumn="0" w:firstRowLastColumn="0" w:lastRowFirstColumn="0" w:lastRowLastColumn="0"/>
          <w:ins w:id="548" w:author="David Osornio [2]" w:date="2020-06-05T00:53:00Z"/>
        </w:trPr>
        <w:tc>
          <w:tcPr>
            <w:cnfStyle w:val="001000000000" w:firstRow="0" w:lastRow="0" w:firstColumn="1" w:lastColumn="0" w:oddVBand="0" w:evenVBand="0" w:oddHBand="0" w:evenHBand="0" w:firstRowFirstColumn="0" w:firstRowLastColumn="0" w:lastRowFirstColumn="0" w:lastRowLastColumn="0"/>
            <w:tcW w:w="5056" w:type="dxa"/>
          </w:tcPr>
          <w:p w14:paraId="00B01759" w14:textId="2BB3B556" w:rsidR="00526CD1" w:rsidRDefault="00F64FA1" w:rsidP="00014B7E">
            <w:pPr>
              <w:jc w:val="center"/>
              <w:rPr>
                <w:ins w:id="549" w:author="David Osornio [2]" w:date="2020-06-05T00:53:00Z"/>
              </w:rPr>
            </w:pPr>
            <w:ins w:id="550" w:author="David Osornio [2]" w:date="2020-06-05T21:28:00Z">
              <w:r>
                <w:t xml:space="preserve">Dirigido a </w:t>
              </w:r>
            </w:ins>
          </w:p>
        </w:tc>
        <w:tc>
          <w:tcPr>
            <w:tcW w:w="5056" w:type="dxa"/>
          </w:tcPr>
          <w:p w14:paraId="7E7C6D6C" w14:textId="4734641F" w:rsidR="00526CD1" w:rsidRDefault="00F64FA1" w:rsidP="00526CD1">
            <w:pPr>
              <w:keepNext/>
              <w:jc w:val="center"/>
              <w:cnfStyle w:val="000000100000" w:firstRow="0" w:lastRow="0" w:firstColumn="0" w:lastColumn="0" w:oddVBand="0" w:evenVBand="0" w:oddHBand="1" w:evenHBand="0" w:firstRowFirstColumn="0" w:firstRowLastColumn="0" w:lastRowFirstColumn="0" w:lastRowLastColumn="0"/>
              <w:rPr>
                <w:ins w:id="551" w:author="David Osornio [2]" w:date="2020-06-05T00:53:00Z"/>
              </w:rPr>
            </w:pPr>
            <w:ins w:id="552" w:author="David Osornio [2]" w:date="2020-06-05T21:28:00Z">
              <w:r>
                <w:t>Usuario</w:t>
              </w:r>
            </w:ins>
          </w:p>
        </w:tc>
      </w:tr>
    </w:tbl>
    <w:p w14:paraId="3745E69E" w14:textId="57D09A02" w:rsidR="00526CD1" w:rsidRDefault="00526CD1" w:rsidP="00526CD1">
      <w:pPr>
        <w:pStyle w:val="Descripcin"/>
        <w:rPr>
          <w:ins w:id="553" w:author="David Osornio [2]" w:date="2020-06-05T00:33:00Z"/>
        </w:rPr>
      </w:pPr>
      <w:ins w:id="554" w:author="David Osornio [2]" w:date="2020-06-05T00:53:00Z">
        <w:r>
          <w:t xml:space="preserve">Tabla </w:t>
        </w:r>
      </w:ins>
      <w:ins w:id="555" w:author="David Osornio [2]" w:date="2020-06-05T16:43:00Z">
        <w:r w:rsidR="00014B7E">
          <w:fldChar w:fldCharType="begin"/>
        </w:r>
        <w:r w:rsidR="00014B7E">
          <w:instrText xml:space="preserve"> SEQ Tabla \* ARABIC </w:instrText>
        </w:r>
      </w:ins>
      <w:r w:rsidR="00014B7E">
        <w:fldChar w:fldCharType="separate"/>
      </w:r>
      <w:ins w:id="556" w:author="David Osornio [2]" w:date="2020-06-05T16:43:00Z">
        <w:r w:rsidR="00014B7E">
          <w:rPr>
            <w:noProof/>
          </w:rPr>
          <w:t>10</w:t>
        </w:r>
        <w:r w:rsidR="00014B7E">
          <w:fldChar w:fldCharType="end"/>
        </w:r>
      </w:ins>
      <w:ins w:id="557" w:author="David Osornio [2]" w:date="2020-06-05T00:54:00Z">
        <w:r>
          <w:t xml:space="preserve">, </w:t>
        </w:r>
      </w:ins>
      <w:ins w:id="558" w:author="David Osornio [2]" w:date="2020-06-05T16:40:00Z">
        <w:r w:rsidR="00121920">
          <w:t>Ubicación</w:t>
        </w:r>
      </w:ins>
    </w:p>
    <w:p w14:paraId="5C71DCAB" w14:textId="172B7FD0" w:rsidR="00596974" w:rsidRDefault="00596974" w:rsidP="00596974">
      <w:pPr>
        <w:rPr>
          <w:ins w:id="559" w:author="David Osornio [2]" w:date="2020-06-05T00:33:00Z"/>
        </w:rPr>
      </w:pPr>
    </w:p>
    <w:p w14:paraId="29EE546B" w14:textId="5FD3CC22" w:rsidR="00596974" w:rsidRDefault="00596974" w:rsidP="00596974">
      <w:pPr>
        <w:pStyle w:val="Ttulo4"/>
        <w:rPr>
          <w:ins w:id="560" w:author="David Osornio [2]" w:date="2020-06-05T16:41:00Z"/>
        </w:rPr>
      </w:pPr>
      <w:ins w:id="561" w:author="David Osornio [2]" w:date="2020-06-05T00:33:00Z">
        <w:r>
          <w:tab/>
        </w:r>
        <w:r>
          <w:tab/>
        </w:r>
      </w:ins>
      <w:bookmarkStart w:id="562" w:name="_Toc42285051"/>
      <w:ins w:id="563" w:author="David Osornio [2]" w:date="2020-06-05T00:34:00Z">
        <w:r>
          <w:t>De Seguridad</w:t>
        </w:r>
      </w:ins>
      <w:bookmarkEnd w:id="562"/>
    </w:p>
    <w:p w14:paraId="5B4B1396" w14:textId="6A3B3629" w:rsidR="00014B7E" w:rsidRDefault="00014B7E" w:rsidP="00014B7E">
      <w:pPr>
        <w:rPr>
          <w:ins w:id="564" w:author="David Osornio [2]" w:date="2020-06-05T16:41:00Z"/>
        </w:rPr>
      </w:pPr>
    </w:p>
    <w:tbl>
      <w:tblPr>
        <w:tblStyle w:val="Tablanormal5"/>
        <w:tblW w:w="0" w:type="auto"/>
        <w:tblLook w:val="04A0" w:firstRow="1" w:lastRow="0" w:firstColumn="1" w:lastColumn="0" w:noHBand="0" w:noVBand="1"/>
      </w:tblPr>
      <w:tblGrid>
        <w:gridCol w:w="5056"/>
        <w:gridCol w:w="5056"/>
      </w:tblGrid>
      <w:tr w:rsidR="00014B7E" w14:paraId="37B94BC7" w14:textId="77777777" w:rsidTr="00014B7E">
        <w:trPr>
          <w:cnfStyle w:val="100000000000" w:firstRow="1" w:lastRow="0" w:firstColumn="0" w:lastColumn="0" w:oddVBand="0" w:evenVBand="0" w:oddHBand="0" w:evenHBand="0" w:firstRowFirstColumn="0" w:firstRowLastColumn="0" w:lastRowFirstColumn="0" w:lastRowLastColumn="0"/>
          <w:ins w:id="565" w:author="David Osornio [2]" w:date="2020-06-05T16:41: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3F443BDC" w14:textId="5B902A05" w:rsidR="00014B7E" w:rsidRDefault="00014B7E" w:rsidP="00014B7E">
            <w:pPr>
              <w:jc w:val="center"/>
              <w:rPr>
                <w:ins w:id="566" w:author="David Osornio [2]" w:date="2020-06-05T16:41:00Z"/>
              </w:rPr>
            </w:pPr>
            <w:ins w:id="567" w:author="David Osornio [2]" w:date="2020-06-05T16:41:00Z">
              <w:r>
                <w:t xml:space="preserve">FF11, Seguridad de </w:t>
              </w:r>
            </w:ins>
            <w:ins w:id="568" w:author="David Osornio [2]" w:date="2020-06-05T16:42:00Z">
              <w:r>
                <w:t>Administración</w:t>
              </w:r>
            </w:ins>
          </w:p>
        </w:tc>
      </w:tr>
      <w:tr w:rsidR="00014B7E" w14:paraId="10EEE538" w14:textId="77777777" w:rsidTr="00014B7E">
        <w:trPr>
          <w:cnfStyle w:val="000000100000" w:firstRow="0" w:lastRow="0" w:firstColumn="0" w:lastColumn="0" w:oddVBand="0" w:evenVBand="0" w:oddHBand="1" w:evenHBand="0" w:firstRowFirstColumn="0" w:firstRowLastColumn="0" w:lastRowFirstColumn="0" w:lastRowLastColumn="0"/>
          <w:ins w:id="569" w:author="David Osornio [2]" w:date="2020-06-05T16:41:00Z"/>
        </w:trPr>
        <w:tc>
          <w:tcPr>
            <w:cnfStyle w:val="001000000000" w:firstRow="0" w:lastRow="0" w:firstColumn="1" w:lastColumn="0" w:oddVBand="0" w:evenVBand="0" w:oddHBand="0" w:evenHBand="0" w:firstRowFirstColumn="0" w:firstRowLastColumn="0" w:lastRowFirstColumn="0" w:lastRowLastColumn="0"/>
            <w:tcW w:w="0" w:type="dxa"/>
          </w:tcPr>
          <w:p w14:paraId="5A9CD780" w14:textId="77777777" w:rsidR="00014B7E" w:rsidRDefault="00014B7E" w:rsidP="00014B7E">
            <w:pPr>
              <w:jc w:val="center"/>
              <w:rPr>
                <w:ins w:id="570" w:author="David Osornio [2]" w:date="2020-06-05T16:41:00Z"/>
              </w:rPr>
            </w:pPr>
            <w:ins w:id="571" w:author="David Osornio [2]" w:date="2020-06-05T16:41:00Z">
              <w:r>
                <w:t>Prioridad</w:t>
              </w:r>
            </w:ins>
          </w:p>
        </w:tc>
        <w:tc>
          <w:tcPr>
            <w:tcW w:w="0" w:type="dxa"/>
          </w:tcPr>
          <w:p w14:paraId="4E042AE8" w14:textId="4BFAB35B" w:rsidR="00014B7E" w:rsidRDefault="00014B7E" w:rsidP="00014B7E">
            <w:pPr>
              <w:jc w:val="center"/>
              <w:cnfStyle w:val="000000100000" w:firstRow="0" w:lastRow="0" w:firstColumn="0" w:lastColumn="0" w:oddVBand="0" w:evenVBand="0" w:oddHBand="1" w:evenHBand="0" w:firstRowFirstColumn="0" w:firstRowLastColumn="0" w:lastRowFirstColumn="0" w:lastRowLastColumn="0"/>
              <w:rPr>
                <w:ins w:id="572" w:author="David Osornio [2]" w:date="2020-06-05T16:41:00Z"/>
              </w:rPr>
            </w:pPr>
            <w:ins w:id="573" w:author="David Osornio [2]" w:date="2020-06-05T16:41:00Z">
              <w:r>
                <w:t>Alta</w:t>
              </w:r>
            </w:ins>
          </w:p>
        </w:tc>
      </w:tr>
      <w:tr w:rsidR="00014B7E" w14:paraId="57C221FE" w14:textId="77777777" w:rsidTr="00014B7E">
        <w:trPr>
          <w:ins w:id="574" w:author="David Osornio [2]" w:date="2020-06-05T16:41:00Z"/>
        </w:trPr>
        <w:tc>
          <w:tcPr>
            <w:cnfStyle w:val="001000000000" w:firstRow="0" w:lastRow="0" w:firstColumn="1" w:lastColumn="0" w:oddVBand="0" w:evenVBand="0" w:oddHBand="0" w:evenHBand="0" w:firstRowFirstColumn="0" w:firstRowLastColumn="0" w:lastRowFirstColumn="0" w:lastRowLastColumn="0"/>
            <w:tcW w:w="0" w:type="dxa"/>
          </w:tcPr>
          <w:p w14:paraId="37DC4E24" w14:textId="77777777" w:rsidR="00014B7E" w:rsidRDefault="00014B7E" w:rsidP="00014B7E">
            <w:pPr>
              <w:jc w:val="center"/>
              <w:rPr>
                <w:ins w:id="575" w:author="David Osornio [2]" w:date="2020-06-05T16:41:00Z"/>
              </w:rPr>
            </w:pPr>
            <w:ins w:id="576" w:author="David Osornio [2]" w:date="2020-06-05T16:41:00Z">
              <w:r>
                <w:t>Descripción</w:t>
              </w:r>
            </w:ins>
          </w:p>
        </w:tc>
        <w:tc>
          <w:tcPr>
            <w:tcW w:w="0" w:type="dxa"/>
          </w:tcPr>
          <w:p w14:paraId="19AE88C8" w14:textId="510D1465" w:rsidR="00014B7E" w:rsidRDefault="00014B7E" w:rsidP="00014B7E">
            <w:pPr>
              <w:jc w:val="center"/>
              <w:cnfStyle w:val="000000000000" w:firstRow="0" w:lastRow="0" w:firstColumn="0" w:lastColumn="0" w:oddVBand="0" w:evenVBand="0" w:oddHBand="0" w:evenHBand="0" w:firstRowFirstColumn="0" w:firstRowLastColumn="0" w:lastRowFirstColumn="0" w:lastRowLastColumn="0"/>
              <w:rPr>
                <w:ins w:id="577" w:author="David Osornio [2]" w:date="2020-06-05T16:41:00Z"/>
              </w:rPr>
            </w:pPr>
            <w:ins w:id="578" w:author="David Osornio [2]" w:date="2020-06-05T16:42:00Z">
              <w:r>
                <w:t xml:space="preserve">Realizar </w:t>
              </w:r>
              <w:proofErr w:type="spellStart"/>
              <w:r>
                <w:t>login</w:t>
              </w:r>
              <w:proofErr w:type="spellEnd"/>
              <w:r>
                <w:t xml:space="preserve"> lo cual pedirá el usuario y la contraseña, para poder saber </w:t>
              </w:r>
            </w:ins>
            <w:ins w:id="579" w:author="David Osornio [2]" w:date="2020-06-05T20:42:00Z">
              <w:r w:rsidR="00AE4DFC">
                <w:t>qué</w:t>
              </w:r>
            </w:ins>
            <w:ins w:id="580" w:author="David Osornio [2]" w:date="2020-06-05T16:42:00Z">
              <w:r>
                <w:t xml:space="preserve"> tipo de administrador es y </w:t>
              </w:r>
            </w:ins>
            <w:ins w:id="581" w:author="David Osornio [2]" w:date="2020-06-05T17:12:00Z">
              <w:r w:rsidR="00C65BB5">
                <w:t>así</w:t>
              </w:r>
            </w:ins>
            <w:ins w:id="582" w:author="David Osornio [2]" w:date="2020-06-05T16:42:00Z">
              <w:r>
                <w:t xml:space="preserve"> poder activarles las actividades que le correspondan.</w:t>
              </w:r>
            </w:ins>
          </w:p>
        </w:tc>
      </w:tr>
      <w:tr w:rsidR="00014B7E" w14:paraId="3EDE25C7" w14:textId="77777777" w:rsidTr="00014B7E">
        <w:trPr>
          <w:cnfStyle w:val="000000100000" w:firstRow="0" w:lastRow="0" w:firstColumn="0" w:lastColumn="0" w:oddVBand="0" w:evenVBand="0" w:oddHBand="1" w:evenHBand="0" w:firstRowFirstColumn="0" w:firstRowLastColumn="0" w:lastRowFirstColumn="0" w:lastRowLastColumn="0"/>
          <w:ins w:id="583" w:author="David Osornio [2]" w:date="2020-06-05T16:41:00Z"/>
        </w:trPr>
        <w:tc>
          <w:tcPr>
            <w:cnfStyle w:val="001000000000" w:firstRow="0" w:lastRow="0" w:firstColumn="1" w:lastColumn="0" w:oddVBand="0" w:evenVBand="0" w:oddHBand="0" w:evenHBand="0" w:firstRowFirstColumn="0" w:firstRowLastColumn="0" w:lastRowFirstColumn="0" w:lastRowLastColumn="0"/>
            <w:tcW w:w="5056" w:type="dxa"/>
          </w:tcPr>
          <w:p w14:paraId="4D9EF619" w14:textId="6479FF61" w:rsidR="00014B7E" w:rsidRDefault="00014B7E" w:rsidP="00014B7E">
            <w:pPr>
              <w:jc w:val="center"/>
              <w:rPr>
                <w:ins w:id="584" w:author="David Osornio [2]" w:date="2020-06-05T16:41:00Z"/>
              </w:rPr>
            </w:pPr>
            <w:ins w:id="585" w:author="David Osornio [2]" w:date="2020-06-05T16:43:00Z">
              <w:r>
                <w:t>Dirigido a</w:t>
              </w:r>
            </w:ins>
          </w:p>
        </w:tc>
        <w:tc>
          <w:tcPr>
            <w:tcW w:w="5056" w:type="dxa"/>
          </w:tcPr>
          <w:p w14:paraId="6653FB57" w14:textId="04221474" w:rsidR="00014B7E" w:rsidRDefault="00014B7E" w:rsidP="00014B7E">
            <w:pPr>
              <w:keepNext/>
              <w:jc w:val="center"/>
              <w:cnfStyle w:val="000000100000" w:firstRow="0" w:lastRow="0" w:firstColumn="0" w:lastColumn="0" w:oddVBand="0" w:evenVBand="0" w:oddHBand="1" w:evenHBand="0" w:firstRowFirstColumn="0" w:firstRowLastColumn="0" w:lastRowFirstColumn="0" w:lastRowLastColumn="0"/>
              <w:rPr>
                <w:ins w:id="586" w:author="David Osornio [2]" w:date="2020-06-05T16:41:00Z"/>
              </w:rPr>
              <w:pPrChange w:id="587" w:author="David Osornio [2]" w:date="2020-06-05T16:43:00Z">
                <w:pPr>
                  <w:keepNext/>
                  <w:jc w:val="center"/>
                  <w:cnfStyle w:val="000000100000" w:firstRow="0" w:lastRow="0" w:firstColumn="0" w:lastColumn="0" w:oddVBand="0" w:evenVBand="0" w:oddHBand="1" w:evenHBand="0" w:firstRowFirstColumn="0" w:firstRowLastColumn="0" w:lastRowFirstColumn="0" w:lastRowLastColumn="0"/>
                </w:pPr>
              </w:pPrChange>
            </w:pPr>
            <w:ins w:id="588" w:author="David Osornio [2]" w:date="2020-06-05T16:43:00Z">
              <w:r>
                <w:t>Administrador</w:t>
              </w:r>
            </w:ins>
          </w:p>
        </w:tc>
      </w:tr>
    </w:tbl>
    <w:p w14:paraId="7C99A679" w14:textId="70A16E25" w:rsidR="00014B7E" w:rsidRPr="00014B7E" w:rsidRDefault="00014B7E" w:rsidP="00014B7E">
      <w:pPr>
        <w:pStyle w:val="Descripcin"/>
        <w:rPr>
          <w:ins w:id="589" w:author="David Osornio [2]" w:date="2020-06-05T00:34:00Z"/>
          <w:rPrChange w:id="590" w:author="David Osornio [2]" w:date="2020-06-05T16:41:00Z">
            <w:rPr>
              <w:ins w:id="591" w:author="David Osornio [2]" w:date="2020-06-05T00:34:00Z"/>
            </w:rPr>
          </w:rPrChange>
        </w:rPr>
        <w:pPrChange w:id="592" w:author="David Osornio [2]" w:date="2020-06-05T16:43:00Z">
          <w:pPr>
            <w:pStyle w:val="Ttulo4"/>
          </w:pPr>
        </w:pPrChange>
      </w:pPr>
      <w:ins w:id="593" w:author="David Osornio [2]" w:date="2020-06-05T16:43:00Z">
        <w:r>
          <w:t xml:space="preserve">Tabla </w:t>
        </w:r>
        <w:r>
          <w:fldChar w:fldCharType="begin"/>
        </w:r>
        <w:r>
          <w:instrText xml:space="preserve"> SEQ Tabla \* ARABIC </w:instrText>
        </w:r>
      </w:ins>
      <w:r>
        <w:fldChar w:fldCharType="separate"/>
      </w:r>
      <w:ins w:id="594" w:author="David Osornio [2]" w:date="2020-06-05T16:43:00Z">
        <w:r>
          <w:rPr>
            <w:noProof/>
          </w:rPr>
          <w:t>11</w:t>
        </w:r>
        <w:r>
          <w:fldChar w:fldCharType="end"/>
        </w:r>
        <w:r>
          <w:t xml:space="preserve">, Seguridad de </w:t>
        </w:r>
      </w:ins>
      <w:ins w:id="595" w:author="David Osornio [2]" w:date="2020-06-05T17:12:00Z">
        <w:r w:rsidR="00C65BB5">
          <w:t>Administración</w:t>
        </w:r>
      </w:ins>
    </w:p>
    <w:p w14:paraId="4933F047" w14:textId="7DD457E8" w:rsidR="00596974" w:rsidRDefault="00596974" w:rsidP="00596974">
      <w:pPr>
        <w:rPr>
          <w:ins w:id="596" w:author="David Osornio [2]" w:date="2020-06-05T20:42:00Z"/>
        </w:rPr>
      </w:pPr>
    </w:p>
    <w:tbl>
      <w:tblPr>
        <w:tblStyle w:val="Tablanormal5"/>
        <w:tblW w:w="0" w:type="auto"/>
        <w:tblLook w:val="04A0" w:firstRow="1" w:lastRow="0" w:firstColumn="1" w:lastColumn="0" w:noHBand="0" w:noVBand="1"/>
      </w:tblPr>
      <w:tblGrid>
        <w:gridCol w:w="5056"/>
        <w:gridCol w:w="5056"/>
      </w:tblGrid>
      <w:tr w:rsidR="00AE4DFC" w14:paraId="32DC3D43" w14:textId="77777777" w:rsidTr="00932F2C">
        <w:trPr>
          <w:cnfStyle w:val="100000000000" w:firstRow="1" w:lastRow="0" w:firstColumn="0" w:lastColumn="0" w:oddVBand="0" w:evenVBand="0" w:oddHBand="0" w:evenHBand="0" w:firstRowFirstColumn="0" w:firstRowLastColumn="0" w:lastRowFirstColumn="0" w:lastRowLastColumn="0"/>
          <w:ins w:id="597" w:author="David Osornio [2]" w:date="2020-06-05T20:42: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0868ADB2" w14:textId="3CD97CAC" w:rsidR="00AE4DFC" w:rsidRDefault="00AE4DFC" w:rsidP="00932F2C">
            <w:pPr>
              <w:jc w:val="center"/>
              <w:rPr>
                <w:ins w:id="598" w:author="David Osornio [2]" w:date="2020-06-05T20:42:00Z"/>
              </w:rPr>
            </w:pPr>
            <w:ins w:id="599" w:author="David Osornio [2]" w:date="2020-06-05T20:42:00Z">
              <w:r>
                <w:t xml:space="preserve">FF12, </w:t>
              </w:r>
            </w:ins>
            <w:ins w:id="600" w:author="David Osornio [2]" w:date="2020-06-05T20:45:00Z">
              <w:r w:rsidR="00557656">
                <w:t>Confirmación actividades</w:t>
              </w:r>
            </w:ins>
          </w:p>
        </w:tc>
      </w:tr>
      <w:tr w:rsidR="00AE4DFC" w14:paraId="5F2FB474" w14:textId="77777777" w:rsidTr="00932F2C">
        <w:trPr>
          <w:cnfStyle w:val="000000100000" w:firstRow="0" w:lastRow="0" w:firstColumn="0" w:lastColumn="0" w:oddVBand="0" w:evenVBand="0" w:oddHBand="1" w:evenHBand="0" w:firstRowFirstColumn="0" w:firstRowLastColumn="0" w:lastRowFirstColumn="0" w:lastRowLastColumn="0"/>
          <w:ins w:id="601" w:author="David Osornio [2]" w:date="2020-06-05T20:42:00Z"/>
        </w:trPr>
        <w:tc>
          <w:tcPr>
            <w:cnfStyle w:val="001000000000" w:firstRow="0" w:lastRow="0" w:firstColumn="1" w:lastColumn="0" w:oddVBand="0" w:evenVBand="0" w:oddHBand="0" w:evenHBand="0" w:firstRowFirstColumn="0" w:firstRowLastColumn="0" w:lastRowFirstColumn="0" w:lastRowLastColumn="0"/>
            <w:tcW w:w="0" w:type="dxa"/>
          </w:tcPr>
          <w:p w14:paraId="462704A3" w14:textId="77777777" w:rsidR="00AE4DFC" w:rsidRDefault="00AE4DFC" w:rsidP="00932F2C">
            <w:pPr>
              <w:jc w:val="center"/>
              <w:rPr>
                <w:ins w:id="602" w:author="David Osornio [2]" w:date="2020-06-05T20:42:00Z"/>
              </w:rPr>
            </w:pPr>
            <w:ins w:id="603" w:author="David Osornio [2]" w:date="2020-06-05T20:42:00Z">
              <w:r>
                <w:t>Prioridad</w:t>
              </w:r>
            </w:ins>
          </w:p>
        </w:tc>
        <w:tc>
          <w:tcPr>
            <w:tcW w:w="0" w:type="dxa"/>
          </w:tcPr>
          <w:p w14:paraId="61E9BE20" w14:textId="77777777" w:rsidR="00AE4DFC" w:rsidRDefault="00AE4DFC" w:rsidP="00932F2C">
            <w:pPr>
              <w:jc w:val="center"/>
              <w:cnfStyle w:val="000000100000" w:firstRow="0" w:lastRow="0" w:firstColumn="0" w:lastColumn="0" w:oddVBand="0" w:evenVBand="0" w:oddHBand="1" w:evenHBand="0" w:firstRowFirstColumn="0" w:firstRowLastColumn="0" w:lastRowFirstColumn="0" w:lastRowLastColumn="0"/>
              <w:rPr>
                <w:ins w:id="604" w:author="David Osornio [2]" w:date="2020-06-05T20:42:00Z"/>
              </w:rPr>
            </w:pPr>
            <w:ins w:id="605" w:author="David Osornio [2]" w:date="2020-06-05T20:42:00Z">
              <w:r>
                <w:t>Alta</w:t>
              </w:r>
            </w:ins>
          </w:p>
        </w:tc>
      </w:tr>
      <w:tr w:rsidR="00AE4DFC" w14:paraId="62EB2541" w14:textId="77777777" w:rsidTr="00932F2C">
        <w:trPr>
          <w:ins w:id="606" w:author="David Osornio [2]" w:date="2020-06-05T20:42:00Z"/>
        </w:trPr>
        <w:tc>
          <w:tcPr>
            <w:cnfStyle w:val="001000000000" w:firstRow="0" w:lastRow="0" w:firstColumn="1" w:lastColumn="0" w:oddVBand="0" w:evenVBand="0" w:oddHBand="0" w:evenHBand="0" w:firstRowFirstColumn="0" w:firstRowLastColumn="0" w:lastRowFirstColumn="0" w:lastRowLastColumn="0"/>
            <w:tcW w:w="0" w:type="dxa"/>
          </w:tcPr>
          <w:p w14:paraId="442AB662" w14:textId="77777777" w:rsidR="00AE4DFC" w:rsidRDefault="00AE4DFC" w:rsidP="00932F2C">
            <w:pPr>
              <w:jc w:val="center"/>
              <w:rPr>
                <w:ins w:id="607" w:author="David Osornio [2]" w:date="2020-06-05T20:42:00Z"/>
              </w:rPr>
            </w:pPr>
            <w:ins w:id="608" w:author="David Osornio [2]" w:date="2020-06-05T20:42:00Z">
              <w:r>
                <w:t>Descripción</w:t>
              </w:r>
            </w:ins>
          </w:p>
        </w:tc>
        <w:tc>
          <w:tcPr>
            <w:tcW w:w="0" w:type="dxa"/>
          </w:tcPr>
          <w:p w14:paraId="28B06B22" w14:textId="33E372F7" w:rsidR="00AE4DFC" w:rsidRDefault="00557656" w:rsidP="00932F2C">
            <w:pPr>
              <w:jc w:val="center"/>
              <w:cnfStyle w:val="000000000000" w:firstRow="0" w:lastRow="0" w:firstColumn="0" w:lastColumn="0" w:oddVBand="0" w:evenVBand="0" w:oddHBand="0" w:evenHBand="0" w:firstRowFirstColumn="0" w:firstRowLastColumn="0" w:lastRowFirstColumn="0" w:lastRowLastColumn="0"/>
              <w:rPr>
                <w:ins w:id="609" w:author="David Osornio [2]" w:date="2020-06-05T20:52:00Z"/>
              </w:rPr>
            </w:pPr>
            <w:ins w:id="610" w:author="David Osornio [2]" w:date="2020-06-05T20:46:00Z">
              <w:r>
                <w:t xml:space="preserve">Solo los administradores </w:t>
              </w:r>
            </w:ins>
            <w:ins w:id="611" w:author="David Osornio [2]" w:date="2020-06-05T20:49:00Z">
              <w:r>
                <w:t xml:space="preserve">de alto rango </w:t>
              </w:r>
            </w:ins>
            <w:ins w:id="612" w:author="David Osornio [2]" w:date="2020-06-05T20:50:00Z">
              <w:r>
                <w:t>podrán realizar acciones criticas como agregar nuevos administradores</w:t>
              </w:r>
            </w:ins>
            <w:ins w:id="613" w:author="David Osornio [2]" w:date="2020-06-05T20:51:00Z">
              <w:r>
                <w:t xml:space="preserve">, editarlos, añadir habitaciones, editarlas, añadir </w:t>
              </w:r>
            </w:ins>
            <w:ins w:id="614" w:author="David Osornio [2]" w:date="2020-06-05T20:53:00Z">
              <w:r>
                <w:t>servicios,</w:t>
              </w:r>
            </w:ins>
            <w:ins w:id="615" w:author="David Osornio [2]" w:date="2020-06-05T20:52:00Z">
              <w:r>
                <w:t xml:space="preserve"> </w:t>
              </w:r>
            </w:ins>
            <w:ins w:id="616" w:author="David Osornio [2]" w:date="2020-06-05T20:53:00Z">
              <w:r>
                <w:t>así</w:t>
              </w:r>
            </w:ins>
            <w:ins w:id="617" w:author="David Osornio [2]" w:date="2020-06-05T20:52:00Z">
              <w:r>
                <w:t xml:space="preserve"> como las actividades bajas</w:t>
              </w:r>
            </w:ins>
            <w:ins w:id="618" w:author="David Osornio [2]" w:date="2020-06-05T20:51:00Z">
              <w:r>
                <w:t>.</w:t>
              </w:r>
            </w:ins>
          </w:p>
          <w:p w14:paraId="35A3AB30" w14:textId="6562CAD7" w:rsidR="00557656" w:rsidRDefault="00557656" w:rsidP="00932F2C">
            <w:pPr>
              <w:jc w:val="center"/>
              <w:cnfStyle w:val="000000000000" w:firstRow="0" w:lastRow="0" w:firstColumn="0" w:lastColumn="0" w:oddVBand="0" w:evenVBand="0" w:oddHBand="0" w:evenHBand="0" w:firstRowFirstColumn="0" w:firstRowLastColumn="0" w:lastRowFirstColumn="0" w:lastRowLastColumn="0"/>
              <w:rPr>
                <w:ins w:id="619" w:author="David Osornio [2]" w:date="2020-06-05T20:42:00Z"/>
              </w:rPr>
            </w:pPr>
            <w:ins w:id="620" w:author="David Osornio [2]" w:date="2020-06-05T20:52:00Z">
              <w:r>
                <w:t xml:space="preserve">Los administradores de </w:t>
              </w:r>
            </w:ins>
            <w:ins w:id="621" w:author="David Osornio [2]" w:date="2020-06-05T20:53:00Z">
              <w:r>
                <w:t>bajo</w:t>
              </w:r>
            </w:ins>
            <w:ins w:id="622" w:author="David Osornio [2]" w:date="2020-06-05T20:52:00Z">
              <w:r>
                <w:t xml:space="preserve"> rango podrán solo realizar reservas, activar servicios, </w:t>
              </w:r>
            </w:ins>
            <w:ins w:id="623" w:author="David Osornio [2]" w:date="2020-06-05T20:53:00Z">
              <w:r>
                <w:t>cotizaciones</w:t>
              </w:r>
            </w:ins>
          </w:p>
        </w:tc>
      </w:tr>
      <w:tr w:rsidR="00AE4DFC" w14:paraId="4D58898D" w14:textId="77777777" w:rsidTr="00932F2C">
        <w:trPr>
          <w:cnfStyle w:val="000000100000" w:firstRow="0" w:lastRow="0" w:firstColumn="0" w:lastColumn="0" w:oddVBand="0" w:evenVBand="0" w:oddHBand="1" w:evenHBand="0" w:firstRowFirstColumn="0" w:firstRowLastColumn="0" w:lastRowFirstColumn="0" w:lastRowLastColumn="0"/>
          <w:ins w:id="624" w:author="David Osornio [2]" w:date="2020-06-05T20:42:00Z"/>
        </w:trPr>
        <w:tc>
          <w:tcPr>
            <w:cnfStyle w:val="001000000000" w:firstRow="0" w:lastRow="0" w:firstColumn="1" w:lastColumn="0" w:oddVBand="0" w:evenVBand="0" w:oddHBand="0" w:evenHBand="0" w:firstRowFirstColumn="0" w:firstRowLastColumn="0" w:lastRowFirstColumn="0" w:lastRowLastColumn="0"/>
            <w:tcW w:w="5056" w:type="dxa"/>
          </w:tcPr>
          <w:p w14:paraId="72012020" w14:textId="77777777" w:rsidR="00AE4DFC" w:rsidRDefault="00AE4DFC" w:rsidP="00932F2C">
            <w:pPr>
              <w:jc w:val="center"/>
              <w:rPr>
                <w:ins w:id="625" w:author="David Osornio [2]" w:date="2020-06-05T20:42:00Z"/>
              </w:rPr>
            </w:pPr>
            <w:ins w:id="626" w:author="David Osornio [2]" w:date="2020-06-05T20:42:00Z">
              <w:r>
                <w:t>Dirigido a</w:t>
              </w:r>
            </w:ins>
          </w:p>
        </w:tc>
        <w:tc>
          <w:tcPr>
            <w:tcW w:w="5056" w:type="dxa"/>
          </w:tcPr>
          <w:p w14:paraId="303A72F2" w14:textId="77777777" w:rsidR="00AE4DFC" w:rsidRDefault="00AE4DFC" w:rsidP="00AE4DFC">
            <w:pPr>
              <w:keepNext/>
              <w:jc w:val="center"/>
              <w:cnfStyle w:val="000000100000" w:firstRow="0" w:lastRow="0" w:firstColumn="0" w:lastColumn="0" w:oddVBand="0" w:evenVBand="0" w:oddHBand="1" w:evenHBand="0" w:firstRowFirstColumn="0" w:firstRowLastColumn="0" w:lastRowFirstColumn="0" w:lastRowLastColumn="0"/>
              <w:rPr>
                <w:ins w:id="627" w:author="David Osornio [2]" w:date="2020-06-05T20:42:00Z"/>
              </w:rPr>
            </w:pPr>
            <w:ins w:id="628" w:author="David Osornio [2]" w:date="2020-06-05T20:42:00Z">
              <w:r>
                <w:t>Administrador</w:t>
              </w:r>
            </w:ins>
          </w:p>
        </w:tc>
      </w:tr>
    </w:tbl>
    <w:p w14:paraId="563D4ABA" w14:textId="79657872" w:rsidR="00AE4DFC" w:rsidRDefault="00AE4DFC" w:rsidP="00AE4DFC">
      <w:pPr>
        <w:pStyle w:val="Descripcin"/>
        <w:rPr>
          <w:ins w:id="629" w:author="David Osornio [2]" w:date="2020-06-05T00:34:00Z"/>
        </w:rPr>
      </w:pPr>
      <w:ins w:id="630" w:author="David Osornio [2]" w:date="2020-06-05T20:42:00Z">
        <w:r>
          <w:t xml:space="preserve">Tabla </w:t>
        </w:r>
        <w:r>
          <w:fldChar w:fldCharType="begin"/>
        </w:r>
        <w:r>
          <w:instrText xml:space="preserve"> SEQ Tabla \* ARABIC </w:instrText>
        </w:r>
      </w:ins>
      <w:r>
        <w:fldChar w:fldCharType="separate"/>
      </w:r>
      <w:ins w:id="631" w:author="David Osornio [2]" w:date="2020-06-05T20:42:00Z">
        <w:r>
          <w:rPr>
            <w:noProof/>
          </w:rPr>
          <w:t>12</w:t>
        </w:r>
        <w:r>
          <w:fldChar w:fldCharType="end"/>
        </w:r>
      </w:ins>
      <w:ins w:id="632" w:author="David Osornio [2]" w:date="2020-06-05T20:45:00Z">
        <w:r w:rsidR="00557656">
          <w:t xml:space="preserve">, </w:t>
        </w:r>
      </w:ins>
      <w:ins w:id="633" w:author="David Osornio [2]" w:date="2020-06-05T20:46:00Z">
        <w:r w:rsidR="00557656">
          <w:t>Confirmación</w:t>
        </w:r>
      </w:ins>
      <w:ins w:id="634" w:author="David Osornio [2]" w:date="2020-06-05T20:45:00Z">
        <w:r w:rsidR="00557656">
          <w:t xml:space="preserve"> de activ</w:t>
        </w:r>
      </w:ins>
      <w:ins w:id="635" w:author="David Osornio [2]" w:date="2020-06-05T20:46:00Z">
        <w:r w:rsidR="00557656">
          <w:t>idades</w:t>
        </w:r>
      </w:ins>
    </w:p>
    <w:p w14:paraId="52A8A0B6" w14:textId="2A2A40DB" w:rsidR="00596974" w:rsidRDefault="00596974" w:rsidP="00596974">
      <w:pPr>
        <w:rPr>
          <w:ins w:id="636" w:author="David Osornio [2]" w:date="2020-06-05T00:34:00Z"/>
        </w:rPr>
      </w:pPr>
    </w:p>
    <w:p w14:paraId="3206EA20" w14:textId="37BE318B" w:rsidR="00596974" w:rsidRDefault="00596974">
      <w:pPr>
        <w:pStyle w:val="Ttulo4"/>
        <w:rPr>
          <w:ins w:id="637" w:author="David Osornio [2]" w:date="2020-06-05T20:53:00Z"/>
        </w:rPr>
      </w:pPr>
      <w:ins w:id="638" w:author="David Osornio [2]" w:date="2020-06-05T00:34:00Z">
        <w:r>
          <w:tab/>
        </w:r>
        <w:r>
          <w:tab/>
        </w:r>
      </w:ins>
      <w:bookmarkStart w:id="639" w:name="_Toc42285052"/>
      <w:ins w:id="640" w:author="David Osornio [2]" w:date="2020-06-05T00:35:00Z">
        <w:r>
          <w:t xml:space="preserve">De Interfaces </w:t>
        </w:r>
      </w:ins>
      <w:ins w:id="641" w:author="David Osornio [2]" w:date="2020-06-05T16:40:00Z">
        <w:r w:rsidR="00121920">
          <w:t>Externas (</w:t>
        </w:r>
      </w:ins>
      <w:ins w:id="642" w:author="David Osornio [2]" w:date="2020-06-05T00:36:00Z">
        <w:r>
          <w:t>Hardware y Software</w:t>
        </w:r>
      </w:ins>
      <w:ins w:id="643" w:author="David Osornio [2]" w:date="2020-06-05T00:35:00Z">
        <w:r>
          <w:t>)</w:t>
        </w:r>
      </w:ins>
      <w:bookmarkEnd w:id="639"/>
    </w:p>
    <w:p w14:paraId="167F63BC" w14:textId="3021ECA7" w:rsidR="00557656" w:rsidRDefault="00557656" w:rsidP="00557656">
      <w:pPr>
        <w:rPr>
          <w:ins w:id="644" w:author="David Osornio [2]" w:date="2020-06-05T20:53:00Z"/>
        </w:rPr>
      </w:pPr>
    </w:p>
    <w:tbl>
      <w:tblPr>
        <w:tblStyle w:val="Tablanormal5"/>
        <w:tblW w:w="0" w:type="auto"/>
        <w:tblLook w:val="04A0" w:firstRow="1" w:lastRow="0" w:firstColumn="1" w:lastColumn="0" w:noHBand="0" w:noVBand="1"/>
      </w:tblPr>
      <w:tblGrid>
        <w:gridCol w:w="5056"/>
        <w:gridCol w:w="5056"/>
      </w:tblGrid>
      <w:tr w:rsidR="00557656" w14:paraId="46DE98AD" w14:textId="77777777" w:rsidTr="00932F2C">
        <w:trPr>
          <w:cnfStyle w:val="100000000000" w:firstRow="1" w:lastRow="0" w:firstColumn="0" w:lastColumn="0" w:oddVBand="0" w:evenVBand="0" w:oddHBand="0" w:evenHBand="0" w:firstRowFirstColumn="0" w:firstRowLastColumn="0" w:lastRowFirstColumn="0" w:lastRowLastColumn="0"/>
          <w:ins w:id="645" w:author="David Osornio [2]" w:date="2020-06-05T20:53: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0001246A" w14:textId="177E74E4" w:rsidR="00557656" w:rsidRDefault="00557656" w:rsidP="00932F2C">
            <w:pPr>
              <w:jc w:val="center"/>
              <w:rPr>
                <w:ins w:id="646" w:author="David Osornio [2]" w:date="2020-06-05T20:53:00Z"/>
              </w:rPr>
            </w:pPr>
            <w:ins w:id="647" w:author="David Osornio [2]" w:date="2020-06-05T20:53:00Z">
              <w:r>
                <w:t xml:space="preserve">FF13, </w:t>
              </w:r>
            </w:ins>
            <w:ins w:id="648" w:author="David Osornio [2]" w:date="2020-06-05T21:28:00Z">
              <w:r w:rsidR="00F64FA1">
                <w:t>navegación</w:t>
              </w:r>
            </w:ins>
            <w:ins w:id="649" w:author="David Osornio [2]" w:date="2020-06-05T20:54:00Z">
              <w:r>
                <w:t xml:space="preserve"> web</w:t>
              </w:r>
            </w:ins>
          </w:p>
        </w:tc>
      </w:tr>
      <w:tr w:rsidR="00557656" w14:paraId="203ED6C3" w14:textId="77777777" w:rsidTr="00932F2C">
        <w:trPr>
          <w:cnfStyle w:val="000000100000" w:firstRow="0" w:lastRow="0" w:firstColumn="0" w:lastColumn="0" w:oddVBand="0" w:evenVBand="0" w:oddHBand="1" w:evenHBand="0" w:firstRowFirstColumn="0" w:firstRowLastColumn="0" w:lastRowFirstColumn="0" w:lastRowLastColumn="0"/>
          <w:ins w:id="650" w:author="David Osornio [2]" w:date="2020-06-05T20:53:00Z"/>
        </w:trPr>
        <w:tc>
          <w:tcPr>
            <w:cnfStyle w:val="001000000000" w:firstRow="0" w:lastRow="0" w:firstColumn="1" w:lastColumn="0" w:oddVBand="0" w:evenVBand="0" w:oddHBand="0" w:evenHBand="0" w:firstRowFirstColumn="0" w:firstRowLastColumn="0" w:lastRowFirstColumn="0" w:lastRowLastColumn="0"/>
            <w:tcW w:w="0" w:type="dxa"/>
          </w:tcPr>
          <w:p w14:paraId="6493F818" w14:textId="77777777" w:rsidR="00557656" w:rsidRDefault="00557656" w:rsidP="00932F2C">
            <w:pPr>
              <w:jc w:val="center"/>
              <w:rPr>
                <w:ins w:id="651" w:author="David Osornio [2]" w:date="2020-06-05T20:53:00Z"/>
              </w:rPr>
            </w:pPr>
            <w:ins w:id="652" w:author="David Osornio [2]" w:date="2020-06-05T20:53:00Z">
              <w:r>
                <w:t>Prioridad</w:t>
              </w:r>
            </w:ins>
          </w:p>
        </w:tc>
        <w:tc>
          <w:tcPr>
            <w:tcW w:w="0" w:type="dxa"/>
          </w:tcPr>
          <w:p w14:paraId="1BA190DB" w14:textId="035FE904" w:rsidR="00557656" w:rsidRDefault="00510185" w:rsidP="00932F2C">
            <w:pPr>
              <w:jc w:val="center"/>
              <w:cnfStyle w:val="000000100000" w:firstRow="0" w:lastRow="0" w:firstColumn="0" w:lastColumn="0" w:oddVBand="0" w:evenVBand="0" w:oddHBand="1" w:evenHBand="0" w:firstRowFirstColumn="0" w:firstRowLastColumn="0" w:lastRowFirstColumn="0" w:lastRowLastColumn="0"/>
              <w:rPr>
                <w:ins w:id="653" w:author="David Osornio [2]" w:date="2020-06-05T20:53:00Z"/>
              </w:rPr>
            </w:pPr>
            <w:ins w:id="654" w:author="David Osornio [2]" w:date="2020-06-05T20:54:00Z">
              <w:r>
                <w:t>Media</w:t>
              </w:r>
            </w:ins>
          </w:p>
        </w:tc>
      </w:tr>
      <w:tr w:rsidR="00557656" w14:paraId="5C1CA170" w14:textId="77777777" w:rsidTr="00932F2C">
        <w:trPr>
          <w:ins w:id="655" w:author="David Osornio [2]" w:date="2020-06-05T20:53:00Z"/>
        </w:trPr>
        <w:tc>
          <w:tcPr>
            <w:cnfStyle w:val="001000000000" w:firstRow="0" w:lastRow="0" w:firstColumn="1" w:lastColumn="0" w:oddVBand="0" w:evenVBand="0" w:oddHBand="0" w:evenHBand="0" w:firstRowFirstColumn="0" w:firstRowLastColumn="0" w:lastRowFirstColumn="0" w:lastRowLastColumn="0"/>
            <w:tcW w:w="0" w:type="dxa"/>
          </w:tcPr>
          <w:p w14:paraId="25C1A8F8" w14:textId="77777777" w:rsidR="00557656" w:rsidRDefault="00557656" w:rsidP="00932F2C">
            <w:pPr>
              <w:jc w:val="center"/>
              <w:rPr>
                <w:ins w:id="656" w:author="David Osornio [2]" w:date="2020-06-05T20:53:00Z"/>
              </w:rPr>
            </w:pPr>
            <w:ins w:id="657" w:author="David Osornio [2]" w:date="2020-06-05T20:53:00Z">
              <w:r>
                <w:t>Descripción</w:t>
              </w:r>
            </w:ins>
          </w:p>
        </w:tc>
        <w:tc>
          <w:tcPr>
            <w:tcW w:w="0" w:type="dxa"/>
          </w:tcPr>
          <w:p w14:paraId="117BF96E" w14:textId="22CC4033" w:rsidR="00557656" w:rsidRDefault="00557656" w:rsidP="00932F2C">
            <w:pPr>
              <w:jc w:val="center"/>
              <w:cnfStyle w:val="000000000000" w:firstRow="0" w:lastRow="0" w:firstColumn="0" w:lastColumn="0" w:oddVBand="0" w:evenVBand="0" w:oddHBand="0" w:evenHBand="0" w:firstRowFirstColumn="0" w:firstRowLastColumn="0" w:lastRowFirstColumn="0" w:lastRowLastColumn="0"/>
              <w:rPr>
                <w:ins w:id="658" w:author="David Osornio [2]" w:date="2020-06-05T20:53:00Z"/>
              </w:rPr>
            </w:pPr>
            <w:ins w:id="659" w:author="David Osornio [2]" w:date="2020-06-05T20:54:00Z">
              <w:r w:rsidRPr="00557656">
                <w:t>La aplicación debe poder utilizarse sin necesidad de instalar ningún software adicional además de un navegador web.</w:t>
              </w:r>
            </w:ins>
          </w:p>
        </w:tc>
      </w:tr>
      <w:tr w:rsidR="00557656" w14:paraId="479769AD" w14:textId="77777777" w:rsidTr="00932F2C">
        <w:trPr>
          <w:cnfStyle w:val="000000100000" w:firstRow="0" w:lastRow="0" w:firstColumn="0" w:lastColumn="0" w:oddVBand="0" w:evenVBand="0" w:oddHBand="1" w:evenHBand="0" w:firstRowFirstColumn="0" w:firstRowLastColumn="0" w:lastRowFirstColumn="0" w:lastRowLastColumn="0"/>
          <w:ins w:id="660" w:author="David Osornio [2]" w:date="2020-06-05T20:53:00Z"/>
        </w:trPr>
        <w:tc>
          <w:tcPr>
            <w:cnfStyle w:val="001000000000" w:firstRow="0" w:lastRow="0" w:firstColumn="1" w:lastColumn="0" w:oddVBand="0" w:evenVBand="0" w:oddHBand="0" w:evenHBand="0" w:firstRowFirstColumn="0" w:firstRowLastColumn="0" w:lastRowFirstColumn="0" w:lastRowLastColumn="0"/>
            <w:tcW w:w="5056" w:type="dxa"/>
          </w:tcPr>
          <w:p w14:paraId="516A3388" w14:textId="77777777" w:rsidR="00557656" w:rsidRDefault="00557656" w:rsidP="00932F2C">
            <w:pPr>
              <w:jc w:val="center"/>
              <w:rPr>
                <w:ins w:id="661" w:author="David Osornio [2]" w:date="2020-06-05T20:53:00Z"/>
              </w:rPr>
            </w:pPr>
            <w:ins w:id="662" w:author="David Osornio [2]" w:date="2020-06-05T20:53:00Z">
              <w:r>
                <w:t>Dirigido a</w:t>
              </w:r>
            </w:ins>
          </w:p>
        </w:tc>
        <w:tc>
          <w:tcPr>
            <w:tcW w:w="5056" w:type="dxa"/>
          </w:tcPr>
          <w:p w14:paraId="7247CD2F" w14:textId="5067F591" w:rsidR="00557656" w:rsidRDefault="00557656" w:rsidP="00557656">
            <w:pPr>
              <w:keepNext/>
              <w:jc w:val="center"/>
              <w:cnfStyle w:val="000000100000" w:firstRow="0" w:lastRow="0" w:firstColumn="0" w:lastColumn="0" w:oddVBand="0" w:evenVBand="0" w:oddHBand="1" w:evenHBand="0" w:firstRowFirstColumn="0" w:firstRowLastColumn="0" w:lastRowFirstColumn="0" w:lastRowLastColumn="0"/>
              <w:rPr>
                <w:ins w:id="663" w:author="David Osornio [2]" w:date="2020-06-05T20:53:00Z"/>
              </w:rPr>
            </w:pPr>
            <w:ins w:id="664" w:author="David Osornio [2]" w:date="2020-06-05T20:54:00Z">
              <w:r>
                <w:t>Administrador-Usuario</w:t>
              </w:r>
            </w:ins>
          </w:p>
        </w:tc>
      </w:tr>
    </w:tbl>
    <w:p w14:paraId="208095D7" w14:textId="509F4FF3" w:rsidR="00557656" w:rsidRDefault="00557656" w:rsidP="00557656">
      <w:pPr>
        <w:pStyle w:val="Descripcin"/>
        <w:rPr>
          <w:ins w:id="665" w:author="David Osornio [2]" w:date="2020-06-05T20:54:00Z"/>
        </w:rPr>
      </w:pPr>
      <w:ins w:id="666" w:author="David Osornio [2]" w:date="2020-06-05T20:53:00Z">
        <w:r>
          <w:t xml:space="preserve">Tabla </w:t>
        </w:r>
        <w:r>
          <w:fldChar w:fldCharType="begin"/>
        </w:r>
        <w:r>
          <w:instrText xml:space="preserve"> SEQ Tabla \* ARABIC </w:instrText>
        </w:r>
      </w:ins>
      <w:r>
        <w:fldChar w:fldCharType="separate"/>
      </w:r>
      <w:ins w:id="667" w:author="David Osornio [2]" w:date="2020-06-05T20:53:00Z">
        <w:r>
          <w:rPr>
            <w:noProof/>
          </w:rPr>
          <w:t>13</w:t>
        </w:r>
        <w:r>
          <w:fldChar w:fldCharType="end"/>
        </w:r>
      </w:ins>
      <w:ins w:id="668" w:author="David Osornio [2]" w:date="2020-06-05T20:54:00Z">
        <w:r w:rsidR="00510185">
          <w:t xml:space="preserve">, </w:t>
        </w:r>
      </w:ins>
      <w:ins w:id="669" w:author="David Osornio [2]" w:date="2020-06-05T20:55:00Z">
        <w:r w:rsidR="00510185">
          <w:t>Navegación</w:t>
        </w:r>
      </w:ins>
      <w:ins w:id="670" w:author="David Osornio [2]" w:date="2020-06-05T20:54:00Z">
        <w:r w:rsidR="00510185">
          <w:t xml:space="preserve"> web</w:t>
        </w:r>
      </w:ins>
    </w:p>
    <w:p w14:paraId="59190486" w14:textId="2FCF5EEC" w:rsidR="00510185" w:rsidRDefault="00510185" w:rsidP="00557656">
      <w:pPr>
        <w:pStyle w:val="Descripcin"/>
        <w:rPr>
          <w:ins w:id="671" w:author="David Osornio [2]" w:date="2020-06-05T20:54:00Z"/>
        </w:rPr>
      </w:pPr>
    </w:p>
    <w:tbl>
      <w:tblPr>
        <w:tblStyle w:val="Tablanormal5"/>
        <w:tblW w:w="0" w:type="auto"/>
        <w:tblLook w:val="04A0" w:firstRow="1" w:lastRow="0" w:firstColumn="1" w:lastColumn="0" w:noHBand="0" w:noVBand="1"/>
      </w:tblPr>
      <w:tblGrid>
        <w:gridCol w:w="5056"/>
        <w:gridCol w:w="5056"/>
      </w:tblGrid>
      <w:tr w:rsidR="00510185" w14:paraId="72BE52A6" w14:textId="77777777" w:rsidTr="00932F2C">
        <w:trPr>
          <w:cnfStyle w:val="100000000000" w:firstRow="1" w:lastRow="0" w:firstColumn="0" w:lastColumn="0" w:oddVBand="0" w:evenVBand="0" w:oddHBand="0" w:evenHBand="0" w:firstRowFirstColumn="0" w:firstRowLastColumn="0" w:lastRowFirstColumn="0" w:lastRowLastColumn="0"/>
          <w:ins w:id="672" w:author="David Osornio [2]" w:date="2020-06-05T20:55: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6DC9D35C" w14:textId="45AD3C85" w:rsidR="00510185" w:rsidRDefault="00510185" w:rsidP="00932F2C">
            <w:pPr>
              <w:jc w:val="center"/>
              <w:rPr>
                <w:ins w:id="673" w:author="David Osornio [2]" w:date="2020-06-05T20:55:00Z"/>
              </w:rPr>
            </w:pPr>
            <w:ins w:id="674" w:author="David Osornio [2]" w:date="2020-06-05T20:55:00Z">
              <w:r>
                <w:t>FF14, Navegadores web</w:t>
              </w:r>
            </w:ins>
          </w:p>
        </w:tc>
      </w:tr>
      <w:tr w:rsidR="00510185" w14:paraId="76CE6760" w14:textId="77777777" w:rsidTr="00932F2C">
        <w:trPr>
          <w:cnfStyle w:val="000000100000" w:firstRow="0" w:lastRow="0" w:firstColumn="0" w:lastColumn="0" w:oddVBand="0" w:evenVBand="0" w:oddHBand="1" w:evenHBand="0" w:firstRowFirstColumn="0" w:firstRowLastColumn="0" w:lastRowFirstColumn="0" w:lastRowLastColumn="0"/>
          <w:ins w:id="675" w:author="David Osornio [2]" w:date="2020-06-05T20:55:00Z"/>
        </w:trPr>
        <w:tc>
          <w:tcPr>
            <w:cnfStyle w:val="001000000000" w:firstRow="0" w:lastRow="0" w:firstColumn="1" w:lastColumn="0" w:oddVBand="0" w:evenVBand="0" w:oddHBand="0" w:evenHBand="0" w:firstRowFirstColumn="0" w:firstRowLastColumn="0" w:lastRowFirstColumn="0" w:lastRowLastColumn="0"/>
            <w:tcW w:w="0" w:type="dxa"/>
          </w:tcPr>
          <w:p w14:paraId="0A75AF9B" w14:textId="77777777" w:rsidR="00510185" w:rsidRDefault="00510185" w:rsidP="00932F2C">
            <w:pPr>
              <w:jc w:val="center"/>
              <w:rPr>
                <w:ins w:id="676" w:author="David Osornio [2]" w:date="2020-06-05T20:55:00Z"/>
              </w:rPr>
            </w:pPr>
            <w:ins w:id="677" w:author="David Osornio [2]" w:date="2020-06-05T20:55:00Z">
              <w:r>
                <w:t>Prioridad</w:t>
              </w:r>
            </w:ins>
          </w:p>
        </w:tc>
        <w:tc>
          <w:tcPr>
            <w:tcW w:w="0" w:type="dxa"/>
          </w:tcPr>
          <w:p w14:paraId="5FDE862D" w14:textId="73349966" w:rsidR="00510185" w:rsidRDefault="00510185" w:rsidP="00932F2C">
            <w:pPr>
              <w:jc w:val="center"/>
              <w:cnfStyle w:val="000000100000" w:firstRow="0" w:lastRow="0" w:firstColumn="0" w:lastColumn="0" w:oddVBand="0" w:evenVBand="0" w:oddHBand="1" w:evenHBand="0" w:firstRowFirstColumn="0" w:firstRowLastColumn="0" w:lastRowFirstColumn="0" w:lastRowLastColumn="0"/>
              <w:rPr>
                <w:ins w:id="678" w:author="David Osornio [2]" w:date="2020-06-05T20:55:00Z"/>
              </w:rPr>
            </w:pPr>
            <w:ins w:id="679" w:author="David Osornio [2]" w:date="2020-06-05T20:55:00Z">
              <w:r>
                <w:t>Media</w:t>
              </w:r>
            </w:ins>
          </w:p>
        </w:tc>
      </w:tr>
      <w:tr w:rsidR="00510185" w14:paraId="1DABC43C" w14:textId="77777777" w:rsidTr="00932F2C">
        <w:trPr>
          <w:ins w:id="680" w:author="David Osornio [2]" w:date="2020-06-05T20:55:00Z"/>
        </w:trPr>
        <w:tc>
          <w:tcPr>
            <w:cnfStyle w:val="001000000000" w:firstRow="0" w:lastRow="0" w:firstColumn="1" w:lastColumn="0" w:oddVBand="0" w:evenVBand="0" w:oddHBand="0" w:evenHBand="0" w:firstRowFirstColumn="0" w:firstRowLastColumn="0" w:lastRowFirstColumn="0" w:lastRowLastColumn="0"/>
            <w:tcW w:w="0" w:type="dxa"/>
          </w:tcPr>
          <w:p w14:paraId="6760D7D1" w14:textId="77777777" w:rsidR="00510185" w:rsidRDefault="00510185" w:rsidP="00932F2C">
            <w:pPr>
              <w:jc w:val="center"/>
              <w:rPr>
                <w:ins w:id="681" w:author="David Osornio [2]" w:date="2020-06-05T20:55:00Z"/>
              </w:rPr>
            </w:pPr>
            <w:ins w:id="682" w:author="David Osornio [2]" w:date="2020-06-05T20:55:00Z">
              <w:r>
                <w:t>Descripción</w:t>
              </w:r>
            </w:ins>
          </w:p>
        </w:tc>
        <w:tc>
          <w:tcPr>
            <w:tcW w:w="0" w:type="dxa"/>
          </w:tcPr>
          <w:p w14:paraId="09445634" w14:textId="5CD17DA3" w:rsidR="00510185" w:rsidRDefault="00510185" w:rsidP="00932F2C">
            <w:pPr>
              <w:jc w:val="center"/>
              <w:cnfStyle w:val="000000000000" w:firstRow="0" w:lastRow="0" w:firstColumn="0" w:lastColumn="0" w:oddVBand="0" w:evenVBand="0" w:oddHBand="0" w:evenHBand="0" w:firstRowFirstColumn="0" w:firstRowLastColumn="0" w:lastRowFirstColumn="0" w:lastRowLastColumn="0"/>
              <w:rPr>
                <w:ins w:id="683" w:author="David Osornio [2]" w:date="2020-06-05T20:55:00Z"/>
              </w:rPr>
            </w:pPr>
            <w:ins w:id="684" w:author="David Osornio [2]" w:date="2020-06-05T20:55:00Z">
              <w:r w:rsidRPr="00510185">
                <w:t>La aplicación debe poder utilizarse con los navegadores web Chrome, Firefox e Internet Explorer.</w:t>
              </w:r>
            </w:ins>
          </w:p>
        </w:tc>
      </w:tr>
      <w:tr w:rsidR="00510185" w14:paraId="19783EBB" w14:textId="77777777" w:rsidTr="00932F2C">
        <w:trPr>
          <w:cnfStyle w:val="000000100000" w:firstRow="0" w:lastRow="0" w:firstColumn="0" w:lastColumn="0" w:oddVBand="0" w:evenVBand="0" w:oddHBand="1" w:evenHBand="0" w:firstRowFirstColumn="0" w:firstRowLastColumn="0" w:lastRowFirstColumn="0" w:lastRowLastColumn="0"/>
          <w:ins w:id="685" w:author="David Osornio [2]" w:date="2020-06-05T20:55:00Z"/>
        </w:trPr>
        <w:tc>
          <w:tcPr>
            <w:cnfStyle w:val="001000000000" w:firstRow="0" w:lastRow="0" w:firstColumn="1" w:lastColumn="0" w:oddVBand="0" w:evenVBand="0" w:oddHBand="0" w:evenHBand="0" w:firstRowFirstColumn="0" w:firstRowLastColumn="0" w:lastRowFirstColumn="0" w:lastRowLastColumn="0"/>
            <w:tcW w:w="5056" w:type="dxa"/>
          </w:tcPr>
          <w:p w14:paraId="6194063D" w14:textId="77777777" w:rsidR="00510185" w:rsidRDefault="00510185" w:rsidP="00932F2C">
            <w:pPr>
              <w:jc w:val="center"/>
              <w:rPr>
                <w:ins w:id="686" w:author="David Osornio [2]" w:date="2020-06-05T20:55:00Z"/>
              </w:rPr>
            </w:pPr>
            <w:ins w:id="687" w:author="David Osornio [2]" w:date="2020-06-05T20:55:00Z">
              <w:r>
                <w:t>Dirigido a</w:t>
              </w:r>
            </w:ins>
          </w:p>
        </w:tc>
        <w:tc>
          <w:tcPr>
            <w:tcW w:w="5056" w:type="dxa"/>
          </w:tcPr>
          <w:p w14:paraId="06C04734" w14:textId="77777777" w:rsidR="00510185" w:rsidRDefault="00510185" w:rsidP="00510185">
            <w:pPr>
              <w:keepNext/>
              <w:jc w:val="center"/>
              <w:cnfStyle w:val="000000100000" w:firstRow="0" w:lastRow="0" w:firstColumn="0" w:lastColumn="0" w:oddVBand="0" w:evenVBand="0" w:oddHBand="1" w:evenHBand="0" w:firstRowFirstColumn="0" w:firstRowLastColumn="0" w:lastRowFirstColumn="0" w:lastRowLastColumn="0"/>
              <w:rPr>
                <w:ins w:id="688" w:author="David Osornio [2]" w:date="2020-06-05T20:55:00Z"/>
              </w:rPr>
            </w:pPr>
            <w:ins w:id="689" w:author="David Osornio [2]" w:date="2020-06-05T20:55:00Z">
              <w:r>
                <w:t>Administrador-Usuario</w:t>
              </w:r>
            </w:ins>
          </w:p>
        </w:tc>
      </w:tr>
    </w:tbl>
    <w:p w14:paraId="2FFC6285" w14:textId="1AF12AB9" w:rsidR="00596974" w:rsidRDefault="00510185" w:rsidP="00510185">
      <w:pPr>
        <w:pStyle w:val="Descripcin"/>
        <w:rPr>
          <w:ins w:id="690" w:author="David Osornio [2]" w:date="2020-06-05T20:55:00Z"/>
        </w:rPr>
      </w:pPr>
      <w:ins w:id="691" w:author="David Osornio [2]" w:date="2020-06-05T20:55:00Z">
        <w:r>
          <w:t xml:space="preserve">Tabla </w:t>
        </w:r>
        <w:r>
          <w:fldChar w:fldCharType="begin"/>
        </w:r>
        <w:r>
          <w:instrText xml:space="preserve"> SEQ Tabla \* ARABIC </w:instrText>
        </w:r>
      </w:ins>
      <w:r>
        <w:fldChar w:fldCharType="separate"/>
      </w:r>
      <w:ins w:id="692" w:author="David Osornio [2]" w:date="2020-06-05T20:55:00Z">
        <w:r>
          <w:rPr>
            <w:noProof/>
          </w:rPr>
          <w:t>14</w:t>
        </w:r>
        <w:r>
          <w:fldChar w:fldCharType="end"/>
        </w:r>
        <w:r>
          <w:t>, Navegadores</w:t>
        </w:r>
      </w:ins>
    </w:p>
    <w:p w14:paraId="3100CE27" w14:textId="41C2AFA1" w:rsidR="00510185" w:rsidRDefault="00510185" w:rsidP="00510185">
      <w:pPr>
        <w:pStyle w:val="Descripcin"/>
        <w:rPr>
          <w:ins w:id="693" w:author="David Osornio [2]" w:date="2020-06-05T21:14:00Z"/>
        </w:rPr>
      </w:pPr>
    </w:p>
    <w:p w14:paraId="64D87F50" w14:textId="77777777" w:rsidR="00E70F2E" w:rsidRDefault="00E70F2E" w:rsidP="00510185">
      <w:pPr>
        <w:pStyle w:val="Descripcin"/>
      </w:pPr>
    </w:p>
    <w:p w14:paraId="5A914B85" w14:textId="0ACB07C1" w:rsidR="00070E93" w:rsidRDefault="008E10C4">
      <w:pPr>
        <w:pStyle w:val="Ttulo3"/>
        <w:ind w:firstLine="709"/>
        <w:rPr>
          <w:ins w:id="694" w:author="David Osornio [2]" w:date="2020-06-05T20:56:00Z"/>
        </w:rPr>
      </w:pPr>
      <w:bookmarkStart w:id="695" w:name="_Toc42285053"/>
      <w:r>
        <w:t>No f</w:t>
      </w:r>
      <w:r w:rsidR="00070E93">
        <w:t>uncionales</w:t>
      </w:r>
      <w:bookmarkEnd w:id="695"/>
    </w:p>
    <w:p w14:paraId="29F52EDD" w14:textId="3E138D28" w:rsidR="00510185" w:rsidRDefault="00510185" w:rsidP="00510185">
      <w:pPr>
        <w:rPr>
          <w:ins w:id="696" w:author="David Osornio [2]" w:date="2020-06-05T20:56:00Z"/>
        </w:rPr>
      </w:pPr>
    </w:p>
    <w:tbl>
      <w:tblPr>
        <w:tblStyle w:val="Tablanormal5"/>
        <w:tblW w:w="0" w:type="auto"/>
        <w:tblLook w:val="04A0" w:firstRow="1" w:lastRow="0" w:firstColumn="1" w:lastColumn="0" w:noHBand="0" w:noVBand="1"/>
      </w:tblPr>
      <w:tblGrid>
        <w:gridCol w:w="5056"/>
        <w:gridCol w:w="5056"/>
      </w:tblGrid>
      <w:tr w:rsidR="00510185" w14:paraId="5691E1E6" w14:textId="77777777" w:rsidTr="00932F2C">
        <w:trPr>
          <w:cnfStyle w:val="100000000000" w:firstRow="1" w:lastRow="0" w:firstColumn="0" w:lastColumn="0" w:oddVBand="0" w:evenVBand="0" w:oddHBand="0" w:evenHBand="0" w:firstRowFirstColumn="0" w:firstRowLastColumn="0" w:lastRowFirstColumn="0" w:lastRowLastColumn="0"/>
          <w:ins w:id="697" w:author="David Osornio [2]" w:date="2020-06-05T21:02: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37AF2E59" w14:textId="4A95761D" w:rsidR="00510185" w:rsidRDefault="00510185" w:rsidP="00932F2C">
            <w:pPr>
              <w:jc w:val="center"/>
              <w:rPr>
                <w:ins w:id="698" w:author="David Osornio [2]" w:date="2020-06-05T21:02:00Z"/>
              </w:rPr>
            </w:pPr>
            <w:ins w:id="699" w:author="David Osornio [2]" w:date="2020-06-05T21:02:00Z">
              <w:r>
                <w:t>FF15, Estilos</w:t>
              </w:r>
            </w:ins>
          </w:p>
        </w:tc>
      </w:tr>
      <w:tr w:rsidR="00510185" w14:paraId="0D1F3EE8" w14:textId="77777777" w:rsidTr="00932F2C">
        <w:trPr>
          <w:cnfStyle w:val="000000100000" w:firstRow="0" w:lastRow="0" w:firstColumn="0" w:lastColumn="0" w:oddVBand="0" w:evenVBand="0" w:oddHBand="1" w:evenHBand="0" w:firstRowFirstColumn="0" w:firstRowLastColumn="0" w:lastRowFirstColumn="0" w:lastRowLastColumn="0"/>
          <w:ins w:id="700" w:author="David Osornio [2]" w:date="2020-06-05T21:02:00Z"/>
        </w:trPr>
        <w:tc>
          <w:tcPr>
            <w:cnfStyle w:val="001000000000" w:firstRow="0" w:lastRow="0" w:firstColumn="1" w:lastColumn="0" w:oddVBand="0" w:evenVBand="0" w:oddHBand="0" w:evenHBand="0" w:firstRowFirstColumn="0" w:firstRowLastColumn="0" w:lastRowFirstColumn="0" w:lastRowLastColumn="0"/>
            <w:tcW w:w="0" w:type="dxa"/>
          </w:tcPr>
          <w:p w14:paraId="35941F07" w14:textId="77777777" w:rsidR="00510185" w:rsidRDefault="00510185" w:rsidP="00932F2C">
            <w:pPr>
              <w:jc w:val="center"/>
              <w:rPr>
                <w:ins w:id="701" w:author="David Osornio [2]" w:date="2020-06-05T21:02:00Z"/>
              </w:rPr>
            </w:pPr>
            <w:ins w:id="702" w:author="David Osornio [2]" w:date="2020-06-05T21:02:00Z">
              <w:r>
                <w:t>Prioridad</w:t>
              </w:r>
            </w:ins>
          </w:p>
        </w:tc>
        <w:tc>
          <w:tcPr>
            <w:tcW w:w="0" w:type="dxa"/>
          </w:tcPr>
          <w:p w14:paraId="0E772DA8" w14:textId="2EA0C65C" w:rsidR="00510185" w:rsidRDefault="00E70F2E" w:rsidP="00932F2C">
            <w:pPr>
              <w:jc w:val="center"/>
              <w:cnfStyle w:val="000000100000" w:firstRow="0" w:lastRow="0" w:firstColumn="0" w:lastColumn="0" w:oddVBand="0" w:evenVBand="0" w:oddHBand="1" w:evenHBand="0" w:firstRowFirstColumn="0" w:firstRowLastColumn="0" w:lastRowFirstColumn="0" w:lastRowLastColumn="0"/>
              <w:rPr>
                <w:ins w:id="703" w:author="David Osornio [2]" w:date="2020-06-05T21:02:00Z"/>
              </w:rPr>
            </w:pPr>
            <w:ins w:id="704" w:author="David Osornio [2]" w:date="2020-06-05T21:05:00Z">
              <w:r>
                <w:t>Baja</w:t>
              </w:r>
            </w:ins>
          </w:p>
        </w:tc>
      </w:tr>
      <w:tr w:rsidR="00510185" w14:paraId="685379BD" w14:textId="77777777" w:rsidTr="00932F2C">
        <w:trPr>
          <w:ins w:id="705" w:author="David Osornio [2]" w:date="2020-06-05T21:02:00Z"/>
        </w:trPr>
        <w:tc>
          <w:tcPr>
            <w:cnfStyle w:val="001000000000" w:firstRow="0" w:lastRow="0" w:firstColumn="1" w:lastColumn="0" w:oddVBand="0" w:evenVBand="0" w:oddHBand="0" w:evenHBand="0" w:firstRowFirstColumn="0" w:firstRowLastColumn="0" w:lastRowFirstColumn="0" w:lastRowLastColumn="0"/>
            <w:tcW w:w="0" w:type="dxa"/>
          </w:tcPr>
          <w:p w14:paraId="02BCF897" w14:textId="77777777" w:rsidR="00510185" w:rsidRDefault="00510185" w:rsidP="00932F2C">
            <w:pPr>
              <w:jc w:val="center"/>
              <w:rPr>
                <w:ins w:id="706" w:author="David Osornio [2]" w:date="2020-06-05T21:02:00Z"/>
              </w:rPr>
            </w:pPr>
            <w:ins w:id="707" w:author="David Osornio [2]" w:date="2020-06-05T21:02:00Z">
              <w:r>
                <w:t>Descripción</w:t>
              </w:r>
            </w:ins>
          </w:p>
        </w:tc>
        <w:tc>
          <w:tcPr>
            <w:tcW w:w="0" w:type="dxa"/>
          </w:tcPr>
          <w:p w14:paraId="26997613" w14:textId="2B85FB45" w:rsidR="00510185" w:rsidRDefault="00E70F2E" w:rsidP="00932F2C">
            <w:pPr>
              <w:jc w:val="center"/>
              <w:cnfStyle w:val="000000000000" w:firstRow="0" w:lastRow="0" w:firstColumn="0" w:lastColumn="0" w:oddVBand="0" w:evenVBand="0" w:oddHBand="0" w:evenHBand="0" w:firstRowFirstColumn="0" w:firstRowLastColumn="0" w:lastRowFirstColumn="0" w:lastRowLastColumn="0"/>
              <w:rPr>
                <w:ins w:id="708" w:author="David Osornio [2]" w:date="2020-06-05T21:02:00Z"/>
              </w:rPr>
            </w:pPr>
            <w:ins w:id="709" w:author="David Osornio [2]" w:date="2020-06-05T21:05:00Z">
              <w:r>
                <w:t xml:space="preserve">El sistema solo satisfará los </w:t>
              </w:r>
            </w:ins>
            <w:ins w:id="710" w:author="David Osornio [2]" w:date="2020-06-05T21:07:00Z">
              <w:r>
                <w:t>estilos necesarios</w:t>
              </w:r>
            </w:ins>
            <w:ins w:id="711" w:author="David Osornio [2]" w:date="2020-06-05T21:05:00Z">
              <w:r>
                <w:t xml:space="preserve"> para la buena vista del mismo</w:t>
              </w:r>
            </w:ins>
          </w:p>
        </w:tc>
      </w:tr>
      <w:tr w:rsidR="00510185" w14:paraId="276A4D7F" w14:textId="77777777" w:rsidTr="00932F2C">
        <w:trPr>
          <w:cnfStyle w:val="000000100000" w:firstRow="0" w:lastRow="0" w:firstColumn="0" w:lastColumn="0" w:oddVBand="0" w:evenVBand="0" w:oddHBand="1" w:evenHBand="0" w:firstRowFirstColumn="0" w:firstRowLastColumn="0" w:lastRowFirstColumn="0" w:lastRowLastColumn="0"/>
          <w:ins w:id="712" w:author="David Osornio [2]" w:date="2020-06-05T21:02:00Z"/>
        </w:trPr>
        <w:tc>
          <w:tcPr>
            <w:cnfStyle w:val="001000000000" w:firstRow="0" w:lastRow="0" w:firstColumn="1" w:lastColumn="0" w:oddVBand="0" w:evenVBand="0" w:oddHBand="0" w:evenHBand="0" w:firstRowFirstColumn="0" w:firstRowLastColumn="0" w:lastRowFirstColumn="0" w:lastRowLastColumn="0"/>
            <w:tcW w:w="5056" w:type="dxa"/>
          </w:tcPr>
          <w:p w14:paraId="65723966" w14:textId="77777777" w:rsidR="00510185" w:rsidRDefault="00510185" w:rsidP="00932F2C">
            <w:pPr>
              <w:jc w:val="center"/>
              <w:rPr>
                <w:ins w:id="713" w:author="David Osornio [2]" w:date="2020-06-05T21:02:00Z"/>
              </w:rPr>
            </w:pPr>
            <w:ins w:id="714" w:author="David Osornio [2]" w:date="2020-06-05T21:02:00Z">
              <w:r>
                <w:t>Dirigido a</w:t>
              </w:r>
            </w:ins>
          </w:p>
        </w:tc>
        <w:tc>
          <w:tcPr>
            <w:tcW w:w="5056" w:type="dxa"/>
          </w:tcPr>
          <w:p w14:paraId="6A10F3EA" w14:textId="77777777" w:rsidR="00510185" w:rsidRDefault="00510185" w:rsidP="00510185">
            <w:pPr>
              <w:keepNext/>
              <w:jc w:val="center"/>
              <w:cnfStyle w:val="000000100000" w:firstRow="0" w:lastRow="0" w:firstColumn="0" w:lastColumn="0" w:oddVBand="0" w:evenVBand="0" w:oddHBand="1" w:evenHBand="0" w:firstRowFirstColumn="0" w:firstRowLastColumn="0" w:lastRowFirstColumn="0" w:lastRowLastColumn="0"/>
              <w:rPr>
                <w:ins w:id="715" w:author="David Osornio [2]" w:date="2020-06-05T21:02:00Z"/>
              </w:rPr>
            </w:pPr>
            <w:ins w:id="716" w:author="David Osornio [2]" w:date="2020-06-05T21:02:00Z">
              <w:r>
                <w:t>Administrador-Usuario</w:t>
              </w:r>
            </w:ins>
          </w:p>
        </w:tc>
      </w:tr>
    </w:tbl>
    <w:p w14:paraId="0F1B0C34" w14:textId="6AAA08C9" w:rsidR="00510185" w:rsidDel="00510185" w:rsidRDefault="00510185" w:rsidP="00510185">
      <w:pPr>
        <w:pStyle w:val="Descripcin"/>
        <w:rPr>
          <w:del w:id="717" w:author="David Osornio [2]" w:date="2020-06-05T21:02:00Z"/>
          <w:rFonts w:ascii="Arial" w:hAnsi="Arial" w:cs="Arial"/>
          <w:color w:val="222222"/>
          <w:sz w:val="20"/>
          <w:szCs w:val="20"/>
          <w:shd w:val="clear" w:color="auto" w:fill="FFFFFF"/>
        </w:rPr>
      </w:pPr>
      <w:ins w:id="718" w:author="David Osornio [2]" w:date="2020-06-05T21:02:00Z">
        <w:r>
          <w:t>Tabla 15</w:t>
        </w:r>
      </w:ins>
    </w:p>
    <w:p w14:paraId="1961F863" w14:textId="67451A8D" w:rsidR="00510185" w:rsidRPr="00510185" w:rsidRDefault="00510185" w:rsidP="00510185">
      <w:pPr>
        <w:rPr>
          <w:ins w:id="719" w:author="David Osornio [2]" w:date="2020-06-05T21:02:00Z"/>
          <w:rPrChange w:id="720" w:author="David Osornio [2]" w:date="2020-06-05T20:56:00Z">
            <w:rPr>
              <w:ins w:id="721" w:author="David Osornio [2]" w:date="2020-06-05T21:02:00Z"/>
            </w:rPr>
          </w:rPrChange>
        </w:rPr>
        <w:pPrChange w:id="722" w:author="David Osornio [2]" w:date="2020-06-05T20:56:00Z">
          <w:pPr>
            <w:pStyle w:val="Ttulo3"/>
          </w:pPr>
        </w:pPrChange>
      </w:pPr>
      <w:ins w:id="723" w:author="David Osornio [2]" w:date="2020-06-05T21:02:00Z">
        <w:r>
          <w:t>, Estilos</w:t>
        </w:r>
      </w:ins>
    </w:p>
    <w:p w14:paraId="4EA56BBF" w14:textId="697A300E" w:rsidR="00F030C1" w:rsidRDefault="00F030C1" w:rsidP="00F030C1">
      <w:pPr>
        <w:rPr>
          <w:ins w:id="724" w:author="David Osornio [2]" w:date="2020-06-05T21:06:00Z"/>
        </w:rPr>
      </w:pPr>
    </w:p>
    <w:tbl>
      <w:tblPr>
        <w:tblStyle w:val="Tablanormal5"/>
        <w:tblW w:w="0" w:type="auto"/>
        <w:tblLook w:val="04A0" w:firstRow="1" w:lastRow="0" w:firstColumn="1" w:lastColumn="0" w:noHBand="0" w:noVBand="1"/>
      </w:tblPr>
      <w:tblGrid>
        <w:gridCol w:w="5056"/>
        <w:gridCol w:w="5056"/>
      </w:tblGrid>
      <w:tr w:rsidR="00E70F2E" w14:paraId="4C09C743" w14:textId="77777777" w:rsidTr="00932F2C">
        <w:trPr>
          <w:cnfStyle w:val="100000000000" w:firstRow="1" w:lastRow="0" w:firstColumn="0" w:lastColumn="0" w:oddVBand="0" w:evenVBand="0" w:oddHBand="0" w:evenHBand="0" w:firstRowFirstColumn="0" w:firstRowLastColumn="0" w:lastRowFirstColumn="0" w:lastRowLastColumn="0"/>
          <w:ins w:id="725" w:author="David Osornio [2]" w:date="2020-06-05T21:06:00Z"/>
        </w:trPr>
        <w:tc>
          <w:tcPr>
            <w:cnfStyle w:val="001000000100" w:firstRow="0" w:lastRow="0" w:firstColumn="1" w:lastColumn="0" w:oddVBand="0" w:evenVBand="0" w:oddHBand="0" w:evenHBand="0" w:firstRowFirstColumn="1" w:firstRowLastColumn="0" w:lastRowFirstColumn="0" w:lastRowLastColumn="0"/>
            <w:tcW w:w="10112" w:type="dxa"/>
            <w:gridSpan w:val="2"/>
            <w:vAlign w:val="center"/>
          </w:tcPr>
          <w:p w14:paraId="5B64FB4E" w14:textId="023F679C" w:rsidR="00E70F2E" w:rsidRDefault="00E70F2E" w:rsidP="00932F2C">
            <w:pPr>
              <w:jc w:val="center"/>
              <w:rPr>
                <w:ins w:id="726" w:author="David Osornio [2]" w:date="2020-06-05T21:06:00Z"/>
              </w:rPr>
            </w:pPr>
            <w:ins w:id="727" w:author="David Osornio [2]" w:date="2020-06-05T21:06:00Z">
              <w:r>
                <w:t>FF1</w:t>
              </w:r>
            </w:ins>
            <w:ins w:id="728" w:author="David Osornio [2]" w:date="2020-06-05T21:07:00Z">
              <w:r>
                <w:t>6 Tasa de errores</w:t>
              </w:r>
            </w:ins>
          </w:p>
        </w:tc>
      </w:tr>
      <w:tr w:rsidR="00E70F2E" w14:paraId="132AE79A" w14:textId="77777777" w:rsidTr="00932F2C">
        <w:trPr>
          <w:cnfStyle w:val="000000100000" w:firstRow="0" w:lastRow="0" w:firstColumn="0" w:lastColumn="0" w:oddVBand="0" w:evenVBand="0" w:oddHBand="1" w:evenHBand="0" w:firstRowFirstColumn="0" w:firstRowLastColumn="0" w:lastRowFirstColumn="0" w:lastRowLastColumn="0"/>
          <w:ins w:id="729" w:author="David Osornio [2]" w:date="2020-06-05T21:06:00Z"/>
        </w:trPr>
        <w:tc>
          <w:tcPr>
            <w:cnfStyle w:val="001000000000" w:firstRow="0" w:lastRow="0" w:firstColumn="1" w:lastColumn="0" w:oddVBand="0" w:evenVBand="0" w:oddHBand="0" w:evenHBand="0" w:firstRowFirstColumn="0" w:firstRowLastColumn="0" w:lastRowFirstColumn="0" w:lastRowLastColumn="0"/>
            <w:tcW w:w="0" w:type="dxa"/>
          </w:tcPr>
          <w:p w14:paraId="2E2E2CB5" w14:textId="77777777" w:rsidR="00E70F2E" w:rsidRDefault="00E70F2E" w:rsidP="00932F2C">
            <w:pPr>
              <w:jc w:val="center"/>
              <w:rPr>
                <w:ins w:id="730" w:author="David Osornio [2]" w:date="2020-06-05T21:06:00Z"/>
              </w:rPr>
            </w:pPr>
            <w:ins w:id="731" w:author="David Osornio [2]" w:date="2020-06-05T21:06:00Z">
              <w:r>
                <w:t>Prioridad</w:t>
              </w:r>
            </w:ins>
          </w:p>
        </w:tc>
        <w:tc>
          <w:tcPr>
            <w:tcW w:w="0" w:type="dxa"/>
          </w:tcPr>
          <w:p w14:paraId="3C75EDA7" w14:textId="77777777" w:rsidR="00E70F2E" w:rsidRDefault="00E70F2E" w:rsidP="00932F2C">
            <w:pPr>
              <w:jc w:val="center"/>
              <w:cnfStyle w:val="000000100000" w:firstRow="0" w:lastRow="0" w:firstColumn="0" w:lastColumn="0" w:oddVBand="0" w:evenVBand="0" w:oddHBand="1" w:evenHBand="0" w:firstRowFirstColumn="0" w:firstRowLastColumn="0" w:lastRowFirstColumn="0" w:lastRowLastColumn="0"/>
              <w:rPr>
                <w:ins w:id="732" w:author="David Osornio [2]" w:date="2020-06-05T21:06:00Z"/>
              </w:rPr>
            </w:pPr>
            <w:ins w:id="733" w:author="David Osornio [2]" w:date="2020-06-05T21:06:00Z">
              <w:r>
                <w:t>Baja</w:t>
              </w:r>
            </w:ins>
          </w:p>
        </w:tc>
      </w:tr>
      <w:tr w:rsidR="00E70F2E" w14:paraId="72D8CAD3" w14:textId="77777777" w:rsidTr="00932F2C">
        <w:trPr>
          <w:ins w:id="734" w:author="David Osornio [2]" w:date="2020-06-05T21:06:00Z"/>
        </w:trPr>
        <w:tc>
          <w:tcPr>
            <w:cnfStyle w:val="001000000000" w:firstRow="0" w:lastRow="0" w:firstColumn="1" w:lastColumn="0" w:oddVBand="0" w:evenVBand="0" w:oddHBand="0" w:evenHBand="0" w:firstRowFirstColumn="0" w:firstRowLastColumn="0" w:lastRowFirstColumn="0" w:lastRowLastColumn="0"/>
            <w:tcW w:w="0" w:type="dxa"/>
          </w:tcPr>
          <w:p w14:paraId="7003C0CE" w14:textId="77777777" w:rsidR="00E70F2E" w:rsidRDefault="00E70F2E" w:rsidP="00932F2C">
            <w:pPr>
              <w:jc w:val="center"/>
              <w:rPr>
                <w:ins w:id="735" w:author="David Osornio [2]" w:date="2020-06-05T21:06:00Z"/>
              </w:rPr>
            </w:pPr>
            <w:ins w:id="736" w:author="David Osornio [2]" w:date="2020-06-05T21:06:00Z">
              <w:r>
                <w:t>Descripción</w:t>
              </w:r>
            </w:ins>
          </w:p>
        </w:tc>
        <w:tc>
          <w:tcPr>
            <w:tcW w:w="0" w:type="dxa"/>
          </w:tcPr>
          <w:p w14:paraId="5B089213" w14:textId="0AAD62F4" w:rsidR="00E70F2E" w:rsidRDefault="00E70F2E" w:rsidP="00E70F2E">
            <w:pPr>
              <w:jc w:val="center"/>
              <w:cnfStyle w:val="000000000000" w:firstRow="0" w:lastRow="0" w:firstColumn="0" w:lastColumn="0" w:oddVBand="0" w:evenVBand="0" w:oddHBand="0" w:evenHBand="0" w:firstRowFirstColumn="0" w:firstRowLastColumn="0" w:lastRowFirstColumn="0" w:lastRowLastColumn="0"/>
              <w:rPr>
                <w:ins w:id="737" w:author="David Osornio [2]" w:date="2020-06-05T21:06:00Z"/>
              </w:rPr>
              <w:pPrChange w:id="738" w:author="David Osornio [2]" w:date="2020-06-05T21:07:00Z">
                <w:pPr>
                  <w:jc w:val="center"/>
                  <w:cnfStyle w:val="000000000000" w:firstRow="0" w:lastRow="0" w:firstColumn="0" w:lastColumn="0" w:oddVBand="0" w:evenVBand="0" w:oddHBand="0" w:evenHBand="0" w:firstRowFirstColumn="0" w:firstRowLastColumn="0" w:lastRowFirstColumn="0" w:lastRowLastColumn="0"/>
                </w:pPr>
              </w:pPrChange>
            </w:pPr>
            <w:ins w:id="739" w:author="David Osornio [2]" w:date="2020-06-05T21:07:00Z">
              <w:r w:rsidRPr="00E70F2E">
                <w:t>La tasa de errores cometidos por el usuario deberá ser menor del 1% de las transacciones totales ejecutadas en el sistema.</w:t>
              </w:r>
            </w:ins>
          </w:p>
        </w:tc>
      </w:tr>
      <w:tr w:rsidR="00E70F2E" w14:paraId="4C88012D" w14:textId="77777777" w:rsidTr="00932F2C">
        <w:trPr>
          <w:cnfStyle w:val="000000100000" w:firstRow="0" w:lastRow="0" w:firstColumn="0" w:lastColumn="0" w:oddVBand="0" w:evenVBand="0" w:oddHBand="1" w:evenHBand="0" w:firstRowFirstColumn="0" w:firstRowLastColumn="0" w:lastRowFirstColumn="0" w:lastRowLastColumn="0"/>
          <w:ins w:id="740" w:author="David Osornio [2]" w:date="2020-06-05T21:06:00Z"/>
        </w:trPr>
        <w:tc>
          <w:tcPr>
            <w:cnfStyle w:val="001000000000" w:firstRow="0" w:lastRow="0" w:firstColumn="1" w:lastColumn="0" w:oddVBand="0" w:evenVBand="0" w:oddHBand="0" w:evenHBand="0" w:firstRowFirstColumn="0" w:firstRowLastColumn="0" w:lastRowFirstColumn="0" w:lastRowLastColumn="0"/>
            <w:tcW w:w="5056" w:type="dxa"/>
          </w:tcPr>
          <w:p w14:paraId="01E9FE63" w14:textId="77777777" w:rsidR="00E70F2E" w:rsidRDefault="00E70F2E" w:rsidP="00932F2C">
            <w:pPr>
              <w:jc w:val="center"/>
              <w:rPr>
                <w:ins w:id="741" w:author="David Osornio [2]" w:date="2020-06-05T21:06:00Z"/>
              </w:rPr>
            </w:pPr>
            <w:ins w:id="742" w:author="David Osornio [2]" w:date="2020-06-05T21:06:00Z">
              <w:r>
                <w:t>Dirigido a</w:t>
              </w:r>
            </w:ins>
          </w:p>
        </w:tc>
        <w:tc>
          <w:tcPr>
            <w:tcW w:w="5056" w:type="dxa"/>
          </w:tcPr>
          <w:p w14:paraId="08D0C7A7" w14:textId="77777777" w:rsidR="00E70F2E" w:rsidRDefault="00E70F2E" w:rsidP="00E70F2E">
            <w:pPr>
              <w:keepNext/>
              <w:jc w:val="center"/>
              <w:cnfStyle w:val="000000100000" w:firstRow="0" w:lastRow="0" w:firstColumn="0" w:lastColumn="0" w:oddVBand="0" w:evenVBand="0" w:oddHBand="1" w:evenHBand="0" w:firstRowFirstColumn="0" w:firstRowLastColumn="0" w:lastRowFirstColumn="0" w:lastRowLastColumn="0"/>
              <w:rPr>
                <w:ins w:id="743" w:author="David Osornio [2]" w:date="2020-06-05T21:06:00Z"/>
              </w:rPr>
            </w:pPr>
            <w:ins w:id="744" w:author="David Osornio [2]" w:date="2020-06-05T21:06:00Z">
              <w:r>
                <w:t>Administrador-Usuario</w:t>
              </w:r>
            </w:ins>
          </w:p>
        </w:tc>
      </w:tr>
    </w:tbl>
    <w:p w14:paraId="62CAC47F" w14:textId="48514053" w:rsidR="00E70F2E" w:rsidRDefault="00E70F2E" w:rsidP="00E70F2E">
      <w:pPr>
        <w:pStyle w:val="Descripcin"/>
        <w:rPr>
          <w:ins w:id="745" w:author="David Osornio [2]" w:date="2020-06-05T21:06:00Z"/>
        </w:rPr>
      </w:pPr>
      <w:ins w:id="746" w:author="David Osornio [2]" w:date="2020-06-05T21:06:00Z">
        <w:r>
          <w:t>Tabla 16, Tasa de errores</w:t>
        </w:r>
      </w:ins>
    </w:p>
    <w:p w14:paraId="737B4723" w14:textId="6099195F" w:rsidR="00E70F2E" w:rsidRDefault="00E70F2E" w:rsidP="00F030C1">
      <w:pPr>
        <w:rPr>
          <w:ins w:id="747" w:author="David Osornio [2]" w:date="2020-06-05T21:14:00Z"/>
        </w:rPr>
      </w:pPr>
    </w:p>
    <w:p w14:paraId="6C6F2E45" w14:textId="77777777" w:rsidR="00E70F2E" w:rsidRPr="00F030C1" w:rsidRDefault="00E70F2E" w:rsidP="00F030C1"/>
    <w:p w14:paraId="5831DA95" w14:textId="4E054BF9" w:rsidR="000C4918" w:rsidRDefault="000C4918" w:rsidP="00B6543E">
      <w:pPr>
        <w:pStyle w:val="Ttulo2"/>
        <w:spacing w:line="276" w:lineRule="auto"/>
        <w:rPr>
          <w:ins w:id="748" w:author="David Osornio [2]" w:date="2020-06-05T21:10:00Z"/>
        </w:rPr>
      </w:pPr>
      <w:bookmarkStart w:id="749" w:name="_Toc42285054"/>
      <w:r>
        <w:lastRenderedPageBreak/>
        <w:t>Requisitos de rendimiento</w:t>
      </w:r>
      <w:bookmarkEnd w:id="749"/>
    </w:p>
    <w:p w14:paraId="0E220533" w14:textId="42087C23" w:rsidR="00E70F2E" w:rsidRDefault="00E70F2E" w:rsidP="00E70F2E">
      <w:pPr>
        <w:ind w:firstLine="709"/>
        <w:rPr>
          <w:ins w:id="750" w:author="David Osornio [2]" w:date="2020-06-05T21:13:00Z"/>
          <w:rFonts w:ascii="Arial" w:hAnsi="Arial" w:cs="Arial"/>
        </w:rPr>
        <w:pPrChange w:id="751" w:author="David Osornio [2]" w:date="2020-06-05T21:14:00Z">
          <w:pPr/>
        </w:pPrChange>
      </w:pPr>
      <w:commentRangeStart w:id="752"/>
      <w:ins w:id="753" w:author="David Osornio [2]" w:date="2020-06-05T21:10:00Z">
        <w:r w:rsidRPr="00E70F2E">
          <w:rPr>
            <w:rFonts w:ascii="Arial" w:hAnsi="Arial" w:cs="Arial"/>
            <w:rPrChange w:id="754" w:author="David Osornio [2]" w:date="2020-06-05T21:10:00Z">
              <w:rPr/>
            </w:rPrChange>
          </w:rPr>
          <w:t xml:space="preserve">Las </w:t>
        </w:r>
        <w:r>
          <w:rPr>
            <w:rFonts w:ascii="Arial" w:hAnsi="Arial" w:cs="Arial"/>
          </w:rPr>
          <w:t xml:space="preserve">imágenes deben de tener un peso </w:t>
        </w:r>
      </w:ins>
      <w:ins w:id="755" w:author="David Osornio [2]" w:date="2020-06-05T21:13:00Z">
        <w:r>
          <w:rPr>
            <w:rFonts w:ascii="Arial" w:hAnsi="Arial" w:cs="Arial"/>
          </w:rPr>
          <w:t>mínimo</w:t>
        </w:r>
      </w:ins>
      <w:ins w:id="756" w:author="David Osornio [2]" w:date="2020-06-05T21:10:00Z">
        <w:r>
          <w:rPr>
            <w:rFonts w:ascii="Arial" w:hAnsi="Arial" w:cs="Arial"/>
          </w:rPr>
          <w:t xml:space="preserve"> para poder tener una carga eficiente </w:t>
        </w:r>
      </w:ins>
      <w:ins w:id="757" w:author="David Osornio [2]" w:date="2020-06-05T21:11:00Z">
        <w:r>
          <w:rPr>
            <w:rFonts w:ascii="Arial" w:hAnsi="Arial" w:cs="Arial"/>
          </w:rPr>
          <w:t xml:space="preserve">dentro </w:t>
        </w:r>
      </w:ins>
      <w:ins w:id="758" w:author="David Osornio [2]" w:date="2020-06-05T21:12:00Z">
        <w:r>
          <w:rPr>
            <w:rFonts w:ascii="Arial" w:hAnsi="Arial" w:cs="Arial"/>
          </w:rPr>
          <w:t xml:space="preserve">de la visualización del usuario. El peso recomendado es de </w:t>
        </w:r>
        <w:commentRangeEnd w:id="752"/>
        <w:r>
          <w:rPr>
            <w:rStyle w:val="Refdecomentario"/>
            <w:rFonts w:cs="Mangal"/>
          </w:rPr>
          <w:commentReference w:id="752"/>
        </w:r>
      </w:ins>
    </w:p>
    <w:p w14:paraId="0DC0AA72" w14:textId="15E397D5" w:rsidR="00E70F2E" w:rsidRDefault="00E70F2E" w:rsidP="00E70F2E">
      <w:pPr>
        <w:rPr>
          <w:ins w:id="759" w:author="David Osornio [2]" w:date="2020-06-05T21:15:00Z"/>
          <w:rFonts w:ascii="Arial" w:hAnsi="Arial" w:cs="Arial"/>
        </w:rPr>
      </w:pPr>
      <w:ins w:id="760" w:author="David Osornio [2]" w:date="2020-06-05T21:13:00Z">
        <w:r>
          <w:rPr>
            <w:rFonts w:ascii="Arial" w:hAnsi="Arial" w:cs="Arial"/>
          </w:rPr>
          <w:tab/>
        </w:r>
      </w:ins>
      <w:ins w:id="761" w:author="David Osornio [2]" w:date="2020-06-05T21:15:00Z">
        <w:r w:rsidR="008528B4">
          <w:rPr>
            <w:rFonts w:ascii="Arial" w:hAnsi="Arial" w:cs="Arial"/>
          </w:rPr>
          <w:t>Las transacciones se deberán realizar dentro de la base de datos como almacenamiento procesado.</w:t>
        </w:r>
      </w:ins>
    </w:p>
    <w:p w14:paraId="57448218" w14:textId="77777777" w:rsidR="008528B4" w:rsidRPr="00E70F2E" w:rsidRDefault="008528B4" w:rsidP="00E70F2E">
      <w:pPr>
        <w:rPr>
          <w:rFonts w:ascii="Arial" w:hAnsi="Arial" w:cs="Arial"/>
          <w:rPrChange w:id="762" w:author="David Osornio [2]" w:date="2020-06-05T21:10:00Z">
            <w:rPr/>
          </w:rPrChange>
        </w:rPr>
        <w:pPrChange w:id="763" w:author="David Osornio [2]" w:date="2020-06-05T21:10:00Z">
          <w:pPr>
            <w:pStyle w:val="Ttulo2"/>
            <w:spacing w:line="276" w:lineRule="auto"/>
          </w:pPr>
        </w:pPrChange>
      </w:pPr>
    </w:p>
    <w:p w14:paraId="0B397CA5" w14:textId="376F7B71" w:rsidR="00F030C1" w:rsidRPr="00070E93" w:rsidDel="00190C2A" w:rsidRDefault="00F030C1" w:rsidP="00F030C1">
      <w:pPr>
        <w:rPr>
          <w:del w:id="764" w:author="David Osornio" w:date="2020-06-02T14:06:00Z"/>
          <w:rFonts w:ascii="Arial" w:hAnsi="Arial" w:cs="Arial"/>
        </w:rPr>
      </w:pPr>
    </w:p>
    <w:p w14:paraId="4ADF6C0D" w14:textId="5A073317" w:rsidR="00F030C1" w:rsidRPr="00070E93" w:rsidRDefault="00F030C1" w:rsidP="00F030C1">
      <w:pPr>
        <w:rPr>
          <w:rFonts w:ascii="Arial" w:hAnsi="Arial" w:cs="Arial"/>
        </w:rPr>
      </w:pPr>
    </w:p>
    <w:p w14:paraId="613FDF7B" w14:textId="3A2C4B1F" w:rsidR="00F030C1" w:rsidRPr="00F030C1" w:rsidDel="00190C2A" w:rsidRDefault="00F030C1" w:rsidP="00F030C1">
      <w:pPr>
        <w:rPr>
          <w:del w:id="765" w:author="David Osornio" w:date="2020-06-02T14:06:00Z"/>
        </w:rPr>
      </w:pPr>
    </w:p>
    <w:p w14:paraId="344A72E7" w14:textId="7A3FCA00" w:rsidR="000C4918" w:rsidRDefault="000C4918" w:rsidP="00B6543E">
      <w:pPr>
        <w:pStyle w:val="Ttulo2"/>
        <w:spacing w:line="276" w:lineRule="auto"/>
        <w:rPr>
          <w:ins w:id="766" w:author="David Osornio [2]" w:date="2020-06-05T21:21:00Z"/>
        </w:rPr>
      </w:pPr>
      <w:bookmarkStart w:id="767" w:name="_Toc42285055"/>
      <w:r>
        <w:t>Restricciones de diseño</w:t>
      </w:r>
      <w:bookmarkEnd w:id="767"/>
    </w:p>
    <w:p w14:paraId="76425206" w14:textId="14972DED" w:rsidR="008528B4" w:rsidRPr="008528B4" w:rsidRDefault="008528B4" w:rsidP="008528B4">
      <w:pPr>
        <w:rPr>
          <w:rFonts w:ascii="Arial" w:hAnsi="Arial" w:cs="Arial"/>
          <w:rPrChange w:id="768" w:author="David Osornio [2]" w:date="2020-06-05T21:21:00Z">
            <w:rPr/>
          </w:rPrChange>
        </w:rPr>
        <w:pPrChange w:id="769" w:author="David Osornio [2]" w:date="2020-06-05T21:21:00Z">
          <w:pPr>
            <w:pStyle w:val="Ttulo2"/>
            <w:spacing w:line="276" w:lineRule="auto"/>
          </w:pPr>
        </w:pPrChange>
      </w:pPr>
      <w:ins w:id="770" w:author="David Osornio [2]" w:date="2020-06-05T21:21:00Z">
        <w:r w:rsidRPr="008528B4">
          <w:rPr>
            <w:rFonts w:ascii="Arial" w:hAnsi="Arial" w:cs="Arial"/>
            <w:rPrChange w:id="771" w:author="David Osornio [2]" w:date="2020-06-05T21:21:00Z">
              <w:rPr/>
            </w:rPrChange>
          </w:rPr>
          <w:tab/>
        </w:r>
        <w:commentRangeStart w:id="772"/>
        <w:r w:rsidRPr="008528B4">
          <w:rPr>
            <w:rFonts w:ascii="Arial" w:hAnsi="Arial" w:cs="Arial"/>
            <w:rPrChange w:id="773" w:author="David Osornio [2]" w:date="2020-06-05T21:21:00Z">
              <w:rPr/>
            </w:rPrChange>
          </w:rPr>
          <w:t>Las imágenes deber de tener la forma rectangular</w:t>
        </w:r>
        <w:r>
          <w:rPr>
            <w:rFonts w:ascii="Arial" w:hAnsi="Arial" w:cs="Arial"/>
          </w:rPr>
          <w:t xml:space="preserve"> de </w:t>
        </w:r>
      </w:ins>
      <w:commentRangeEnd w:id="772"/>
      <w:ins w:id="774" w:author="David Osornio [2]" w:date="2020-06-05T21:22:00Z">
        <w:r>
          <w:rPr>
            <w:rFonts w:ascii="Arial" w:hAnsi="Arial" w:cs="Arial"/>
          </w:rPr>
          <w:t>medidas:</w:t>
        </w:r>
      </w:ins>
      <w:ins w:id="775" w:author="David Osornio [2]" w:date="2020-06-05T21:21:00Z">
        <w:r>
          <w:rPr>
            <w:rStyle w:val="Refdecomentario"/>
            <w:rFonts w:cs="Mangal"/>
          </w:rPr>
          <w:commentReference w:id="772"/>
        </w:r>
      </w:ins>
    </w:p>
    <w:p w14:paraId="21B2D109" w14:textId="06C9996B" w:rsidR="00F030C1" w:rsidDel="008528B4" w:rsidRDefault="00F030C1" w:rsidP="00F030C1">
      <w:pPr>
        <w:rPr>
          <w:del w:id="776" w:author="David Osornio" w:date="2020-06-02T14:06:00Z"/>
        </w:rPr>
      </w:pPr>
    </w:p>
    <w:p w14:paraId="7F0F59CF" w14:textId="77777777" w:rsidR="008528B4" w:rsidRDefault="008528B4" w:rsidP="00F030C1">
      <w:pPr>
        <w:rPr>
          <w:ins w:id="777" w:author="David Osornio [2]" w:date="2020-06-05T21:23:00Z"/>
        </w:rPr>
      </w:pPr>
    </w:p>
    <w:p w14:paraId="72A59D9B" w14:textId="53BD39E2" w:rsidR="00F030C1" w:rsidDel="00190C2A" w:rsidRDefault="00F030C1" w:rsidP="00F030C1">
      <w:pPr>
        <w:rPr>
          <w:del w:id="778" w:author="David Osornio" w:date="2020-06-02T14:06:00Z"/>
        </w:rPr>
      </w:pPr>
    </w:p>
    <w:p w14:paraId="1D627F60" w14:textId="77777777" w:rsidR="00F030C1" w:rsidRPr="00F030C1" w:rsidRDefault="00F030C1" w:rsidP="00F030C1"/>
    <w:p w14:paraId="133FDFE9" w14:textId="0AF56665" w:rsidR="000C4918" w:rsidRDefault="000C4918" w:rsidP="00B6543E">
      <w:pPr>
        <w:pStyle w:val="Ttulo2"/>
        <w:spacing w:line="276" w:lineRule="auto"/>
        <w:rPr>
          <w:ins w:id="779" w:author="David Osornio [2]" w:date="2020-06-05T21:23:00Z"/>
        </w:rPr>
      </w:pPr>
      <w:bookmarkStart w:id="780" w:name="_Toc42285056"/>
      <w:r>
        <w:t>Atributos del sistema</w:t>
      </w:r>
      <w:bookmarkEnd w:id="780"/>
    </w:p>
    <w:p w14:paraId="0365DE7A" w14:textId="431B2E08" w:rsidR="008528B4" w:rsidRPr="008528B4" w:rsidRDefault="008528B4" w:rsidP="008528B4">
      <w:pPr>
        <w:rPr>
          <w:rFonts w:ascii="Arial" w:hAnsi="Arial" w:cs="Arial"/>
          <w:rPrChange w:id="781" w:author="David Osornio [2]" w:date="2020-06-05T21:23:00Z">
            <w:rPr/>
          </w:rPrChange>
        </w:rPr>
        <w:pPrChange w:id="782" w:author="David Osornio [2]" w:date="2020-06-05T21:23:00Z">
          <w:pPr>
            <w:pStyle w:val="Ttulo2"/>
            <w:spacing w:line="276" w:lineRule="auto"/>
          </w:pPr>
        </w:pPrChange>
      </w:pPr>
      <w:ins w:id="783" w:author="David Osornio [2]" w:date="2020-06-05T21:23:00Z">
        <w:r>
          <w:tab/>
        </w:r>
        <w:r w:rsidRPr="008528B4">
          <w:rPr>
            <w:rFonts w:ascii="Arial" w:hAnsi="Arial" w:cs="Arial"/>
            <w:rPrChange w:id="784" w:author="David Osornio [2]" w:date="2020-06-05T21:23:00Z">
              <w:rPr/>
            </w:rPrChange>
          </w:rPr>
          <w:t>El atributo principal en este sistema será la seguridad al intentar acceder</w:t>
        </w:r>
      </w:ins>
      <w:ins w:id="785" w:author="David Osornio [2]" w:date="2020-06-05T21:25:00Z">
        <w:r w:rsidR="00F64FA1">
          <w:rPr>
            <w:rFonts w:ascii="Arial" w:hAnsi="Arial" w:cs="Arial"/>
          </w:rPr>
          <w:t xml:space="preserve">, ya se </w:t>
        </w:r>
      </w:ins>
      <w:ins w:id="786" w:author="David Osornio [2]" w:date="2020-06-05T21:27:00Z">
        <w:r w:rsidR="00F64FA1">
          <w:rPr>
            <w:rFonts w:ascii="Arial" w:hAnsi="Arial" w:cs="Arial"/>
          </w:rPr>
          <w:t>encontrará</w:t>
        </w:r>
      </w:ins>
      <w:ins w:id="787" w:author="David Osornio [2]" w:date="2020-06-05T21:25:00Z">
        <w:r w:rsidR="00F64FA1">
          <w:rPr>
            <w:rFonts w:ascii="Arial" w:hAnsi="Arial" w:cs="Arial"/>
          </w:rPr>
          <w:t xml:space="preserve"> almacenado dentro del mismo </w:t>
        </w:r>
      </w:ins>
      <w:ins w:id="788" w:author="David Osornio [2]" w:date="2020-06-05T21:27:00Z">
        <w:r w:rsidR="00F64FA1">
          <w:rPr>
            <w:rFonts w:ascii="Arial" w:hAnsi="Arial" w:cs="Arial"/>
          </w:rPr>
          <w:t>dominio,</w:t>
        </w:r>
      </w:ins>
      <w:ins w:id="789" w:author="David Osornio [2]" w:date="2020-06-05T21:25:00Z">
        <w:r w:rsidR="00F64FA1">
          <w:rPr>
            <w:rFonts w:ascii="Arial" w:hAnsi="Arial" w:cs="Arial"/>
          </w:rPr>
          <w:t xml:space="preserve"> pero en subdominio </w:t>
        </w:r>
      </w:ins>
      <w:ins w:id="790" w:author="David Osornio [2]" w:date="2020-06-05T21:26:00Z">
        <w:r w:rsidR="00F64FA1">
          <w:rPr>
            <w:rFonts w:ascii="Arial" w:hAnsi="Arial" w:cs="Arial"/>
          </w:rPr>
          <w:t xml:space="preserve">especial y para esto si el usuario intentara acceder al área del administrador para ello debería de colocar usuario y correos de caso contrario lo enlazaría a la </w:t>
        </w:r>
        <w:proofErr w:type="spellStart"/>
        <w:r w:rsidR="00F64FA1">
          <w:rPr>
            <w:rFonts w:ascii="Arial" w:hAnsi="Arial" w:cs="Arial"/>
          </w:rPr>
          <w:t>pagina</w:t>
        </w:r>
        <w:proofErr w:type="spellEnd"/>
        <w:r w:rsidR="00F64FA1">
          <w:rPr>
            <w:rFonts w:ascii="Arial" w:hAnsi="Arial" w:cs="Arial"/>
          </w:rPr>
          <w:t xml:space="preserve"> principal del Hotel </w:t>
        </w:r>
      </w:ins>
      <w:ins w:id="791" w:author="David Osornio [2]" w:date="2020-06-05T21:27:00Z">
        <w:r w:rsidR="00F64FA1">
          <w:rPr>
            <w:rFonts w:ascii="Arial" w:hAnsi="Arial" w:cs="Arial"/>
          </w:rPr>
          <w:t>Ángeles</w:t>
        </w:r>
      </w:ins>
      <w:ins w:id="792" w:author="David Osornio [2]" w:date="2020-06-05T21:26:00Z">
        <w:r w:rsidR="00F64FA1">
          <w:rPr>
            <w:rFonts w:ascii="Arial" w:hAnsi="Arial" w:cs="Arial"/>
          </w:rPr>
          <w:t>.</w:t>
        </w:r>
      </w:ins>
    </w:p>
    <w:p w14:paraId="44B32B3A" w14:textId="288E171B" w:rsidR="00F030C1" w:rsidRDefault="00F030C1" w:rsidP="00F030C1"/>
    <w:p w14:paraId="55671820" w14:textId="3289E16D" w:rsidR="00F030C1" w:rsidRDefault="00F030C1" w:rsidP="00F030C1">
      <w:pPr>
        <w:rPr>
          <w:ins w:id="793" w:author="David Osornio [2]" w:date="2020-06-05T21:27:00Z"/>
        </w:rPr>
      </w:pPr>
    </w:p>
    <w:p w14:paraId="6E99E4A4" w14:textId="20E563D0" w:rsidR="00F64FA1" w:rsidRDefault="00F64FA1" w:rsidP="00F030C1">
      <w:pPr>
        <w:rPr>
          <w:ins w:id="794" w:author="David Osornio [2]" w:date="2020-06-05T21:27:00Z"/>
        </w:rPr>
      </w:pPr>
    </w:p>
    <w:p w14:paraId="1B32DC56" w14:textId="0CAB8AD5" w:rsidR="00F64FA1" w:rsidRDefault="00F64FA1" w:rsidP="00F030C1">
      <w:pPr>
        <w:rPr>
          <w:ins w:id="795" w:author="David Osornio [2]" w:date="2020-06-05T21:27:00Z"/>
        </w:rPr>
      </w:pPr>
    </w:p>
    <w:p w14:paraId="2BF9BDDC" w14:textId="054D8FC5" w:rsidR="00F64FA1" w:rsidRDefault="00F64FA1" w:rsidP="00F030C1">
      <w:pPr>
        <w:rPr>
          <w:ins w:id="796" w:author="David Osornio [2]" w:date="2020-06-05T21:27:00Z"/>
        </w:rPr>
      </w:pPr>
    </w:p>
    <w:p w14:paraId="0B9137BC" w14:textId="4DFD8F72" w:rsidR="00F64FA1" w:rsidRDefault="00F64FA1" w:rsidP="00F030C1">
      <w:pPr>
        <w:rPr>
          <w:ins w:id="797" w:author="David Osornio [2]" w:date="2020-06-05T21:27:00Z"/>
        </w:rPr>
      </w:pPr>
    </w:p>
    <w:p w14:paraId="1374EE3F" w14:textId="1F7D8F51" w:rsidR="00F64FA1" w:rsidRDefault="00F64FA1" w:rsidP="00F030C1">
      <w:pPr>
        <w:rPr>
          <w:ins w:id="798" w:author="David Osornio [2]" w:date="2020-06-05T21:27:00Z"/>
        </w:rPr>
      </w:pPr>
    </w:p>
    <w:p w14:paraId="2EEFC7CE" w14:textId="77A4DF6E" w:rsidR="00F64FA1" w:rsidRDefault="00F64FA1" w:rsidP="00F030C1">
      <w:pPr>
        <w:rPr>
          <w:ins w:id="799" w:author="David Osornio [2]" w:date="2020-06-05T21:27:00Z"/>
        </w:rPr>
      </w:pPr>
    </w:p>
    <w:p w14:paraId="0B1C86F6" w14:textId="5DF98666" w:rsidR="00F64FA1" w:rsidRDefault="00F64FA1" w:rsidP="00F030C1">
      <w:pPr>
        <w:rPr>
          <w:ins w:id="800" w:author="David Osornio [2]" w:date="2020-06-05T21:27:00Z"/>
        </w:rPr>
      </w:pPr>
    </w:p>
    <w:p w14:paraId="48A5D491" w14:textId="56F79202" w:rsidR="00F64FA1" w:rsidRDefault="00F64FA1" w:rsidP="00F030C1">
      <w:pPr>
        <w:rPr>
          <w:ins w:id="801" w:author="David Osornio [2]" w:date="2020-06-05T21:27:00Z"/>
        </w:rPr>
      </w:pPr>
    </w:p>
    <w:p w14:paraId="72A935BC" w14:textId="7883F44A" w:rsidR="00F64FA1" w:rsidRDefault="00F64FA1" w:rsidP="00F030C1">
      <w:pPr>
        <w:rPr>
          <w:ins w:id="802" w:author="David Osornio [2]" w:date="2020-06-05T21:27:00Z"/>
        </w:rPr>
      </w:pPr>
    </w:p>
    <w:p w14:paraId="793FC26D" w14:textId="6B3710A9" w:rsidR="00F64FA1" w:rsidRDefault="00F64FA1" w:rsidP="00F030C1">
      <w:pPr>
        <w:rPr>
          <w:ins w:id="803" w:author="David Osornio [2]" w:date="2020-06-05T21:27:00Z"/>
        </w:rPr>
      </w:pPr>
    </w:p>
    <w:p w14:paraId="3A8711EA" w14:textId="75A7EFC6" w:rsidR="00F64FA1" w:rsidRDefault="00F64FA1" w:rsidP="00F030C1">
      <w:pPr>
        <w:rPr>
          <w:ins w:id="804" w:author="David Osornio [2]" w:date="2020-06-05T21:27:00Z"/>
        </w:rPr>
      </w:pPr>
    </w:p>
    <w:p w14:paraId="46A6728B" w14:textId="6FF80F3D" w:rsidR="00F64FA1" w:rsidRDefault="00F64FA1" w:rsidP="00F030C1">
      <w:pPr>
        <w:rPr>
          <w:ins w:id="805" w:author="David Osornio [2]" w:date="2020-06-05T21:27:00Z"/>
        </w:rPr>
      </w:pPr>
    </w:p>
    <w:p w14:paraId="1A6D8169" w14:textId="2C6DE0F0" w:rsidR="00F64FA1" w:rsidRDefault="00F64FA1" w:rsidP="00F030C1">
      <w:pPr>
        <w:rPr>
          <w:ins w:id="806" w:author="David Osornio [2]" w:date="2020-06-05T21:27:00Z"/>
        </w:rPr>
      </w:pPr>
    </w:p>
    <w:p w14:paraId="0E5B2DA8" w14:textId="049D8F9E" w:rsidR="00F64FA1" w:rsidRDefault="00F64FA1" w:rsidP="00F030C1">
      <w:pPr>
        <w:rPr>
          <w:ins w:id="807" w:author="David Osornio [2]" w:date="2020-06-05T21:27:00Z"/>
        </w:rPr>
      </w:pPr>
    </w:p>
    <w:p w14:paraId="2B9B4ACF" w14:textId="1C4AF671" w:rsidR="00F64FA1" w:rsidRDefault="00F64FA1" w:rsidP="00F030C1">
      <w:pPr>
        <w:rPr>
          <w:ins w:id="808" w:author="David Osornio [2]" w:date="2020-06-05T21:27:00Z"/>
        </w:rPr>
      </w:pPr>
    </w:p>
    <w:p w14:paraId="02DD1CEE" w14:textId="32278A2A" w:rsidR="00F64FA1" w:rsidRDefault="00F64FA1" w:rsidP="00F030C1">
      <w:pPr>
        <w:rPr>
          <w:ins w:id="809" w:author="David Osornio [2]" w:date="2020-06-05T21:27:00Z"/>
        </w:rPr>
      </w:pPr>
    </w:p>
    <w:p w14:paraId="31EC3EEE" w14:textId="457300FD" w:rsidR="00F64FA1" w:rsidRDefault="00F64FA1" w:rsidP="00F030C1">
      <w:pPr>
        <w:rPr>
          <w:ins w:id="810" w:author="David Osornio [2]" w:date="2020-06-05T21:27:00Z"/>
        </w:rPr>
      </w:pPr>
    </w:p>
    <w:p w14:paraId="67F9B5E3" w14:textId="741618D6" w:rsidR="00F64FA1" w:rsidRDefault="00F64FA1" w:rsidP="00F030C1">
      <w:pPr>
        <w:rPr>
          <w:ins w:id="811" w:author="David Osornio [2]" w:date="2020-06-05T21:27:00Z"/>
        </w:rPr>
      </w:pPr>
    </w:p>
    <w:p w14:paraId="0EC3BB43" w14:textId="48143F7A" w:rsidR="00F64FA1" w:rsidRDefault="00F64FA1" w:rsidP="00F030C1">
      <w:pPr>
        <w:rPr>
          <w:ins w:id="812" w:author="David Osornio [2]" w:date="2020-06-05T21:27:00Z"/>
        </w:rPr>
      </w:pPr>
    </w:p>
    <w:p w14:paraId="4BD3F739" w14:textId="3CB217B0" w:rsidR="00F64FA1" w:rsidRDefault="00F64FA1" w:rsidP="00F030C1">
      <w:pPr>
        <w:rPr>
          <w:ins w:id="813" w:author="David Osornio [2]" w:date="2020-06-05T21:27:00Z"/>
        </w:rPr>
      </w:pPr>
    </w:p>
    <w:p w14:paraId="174389B1" w14:textId="22A13D7B" w:rsidR="00F64FA1" w:rsidRDefault="00F64FA1" w:rsidP="00F030C1">
      <w:pPr>
        <w:rPr>
          <w:ins w:id="814" w:author="David Osornio [2]" w:date="2020-06-05T21:27:00Z"/>
        </w:rPr>
      </w:pPr>
    </w:p>
    <w:p w14:paraId="1EC0538E" w14:textId="7AD4D21C" w:rsidR="00F64FA1" w:rsidRDefault="00F64FA1" w:rsidP="00F030C1">
      <w:pPr>
        <w:rPr>
          <w:ins w:id="815" w:author="David Osornio [2]" w:date="2020-06-05T21:27:00Z"/>
        </w:rPr>
      </w:pPr>
    </w:p>
    <w:p w14:paraId="518D637F" w14:textId="218A100D" w:rsidR="00F64FA1" w:rsidRDefault="00F64FA1" w:rsidP="00F030C1">
      <w:pPr>
        <w:rPr>
          <w:ins w:id="816" w:author="David Osornio [2]" w:date="2020-06-05T21:27:00Z"/>
        </w:rPr>
      </w:pPr>
    </w:p>
    <w:p w14:paraId="48967AD8" w14:textId="69F9CF2A" w:rsidR="00F64FA1" w:rsidRDefault="00F64FA1" w:rsidP="00F030C1">
      <w:pPr>
        <w:rPr>
          <w:ins w:id="817" w:author="David Osornio [2]" w:date="2020-06-05T21:27:00Z"/>
        </w:rPr>
      </w:pPr>
    </w:p>
    <w:p w14:paraId="2F8D7C37" w14:textId="2F0D7DD3" w:rsidR="00F64FA1" w:rsidRDefault="00F64FA1" w:rsidP="00F030C1">
      <w:pPr>
        <w:rPr>
          <w:ins w:id="818" w:author="David Osornio [2]" w:date="2020-06-05T21:27:00Z"/>
        </w:rPr>
      </w:pPr>
    </w:p>
    <w:p w14:paraId="33A0C9F7" w14:textId="77777777" w:rsidR="00F64FA1" w:rsidRPr="00F030C1" w:rsidRDefault="00F64FA1" w:rsidP="00F030C1"/>
    <w:p w14:paraId="7AC3B07A" w14:textId="4E66F8F6" w:rsidR="000C4918" w:rsidRDefault="000C4918" w:rsidP="00B6543E">
      <w:pPr>
        <w:pStyle w:val="Ttulo2"/>
        <w:spacing w:line="276" w:lineRule="auto"/>
      </w:pPr>
      <w:bookmarkStart w:id="819" w:name="_Toc42285057"/>
      <w:r>
        <w:lastRenderedPageBreak/>
        <w:t>Otros requisitos</w:t>
      </w:r>
      <w:bookmarkEnd w:id="819"/>
    </w:p>
    <w:p w14:paraId="5F69E71B" w14:textId="7CD3ECAB" w:rsidR="00F030C1" w:rsidRDefault="00F030C1" w:rsidP="00F030C1"/>
    <w:p w14:paraId="34EBFEED" w14:textId="62ADA006" w:rsidR="00782333" w:rsidRDefault="00782333" w:rsidP="00C65BB5">
      <w:pPr>
        <w:pStyle w:val="Ttulo3"/>
        <w:ind w:firstLine="709"/>
        <w:rPr>
          <w:ins w:id="820" w:author="David Osornio [2]" w:date="2020-06-05T21:28:00Z"/>
        </w:rPr>
      </w:pPr>
      <w:bookmarkStart w:id="821" w:name="_Toc42285058"/>
      <w:r>
        <w:t>Base de Datos</w:t>
      </w:r>
      <w:bookmarkEnd w:id="821"/>
    </w:p>
    <w:p w14:paraId="4483AD6D" w14:textId="0666ADD1" w:rsidR="00F64FA1" w:rsidRDefault="00F64FA1" w:rsidP="00F64FA1">
      <w:pPr>
        <w:rPr>
          <w:ins w:id="822" w:author="David Osornio [2]" w:date="2020-06-05T21:29:00Z"/>
          <w:rFonts w:ascii="Arial" w:hAnsi="Arial" w:cs="Arial"/>
        </w:rPr>
      </w:pPr>
      <w:ins w:id="823" w:author="David Osornio [2]" w:date="2020-06-05T21:28:00Z">
        <w:r w:rsidRPr="00F64FA1">
          <w:rPr>
            <w:rFonts w:ascii="Arial" w:hAnsi="Arial" w:cs="Arial"/>
            <w:rPrChange w:id="824" w:author="David Osornio [2]" w:date="2020-06-05T21:29:00Z">
              <w:rPr/>
            </w:rPrChange>
          </w:rPr>
          <w:tab/>
        </w:r>
        <w:r w:rsidRPr="00F64FA1">
          <w:rPr>
            <w:rFonts w:ascii="Arial" w:hAnsi="Arial" w:cs="Arial"/>
            <w:rPrChange w:id="825" w:author="David Osornio [2]" w:date="2020-06-05T21:29:00Z">
              <w:rPr/>
            </w:rPrChange>
          </w:rPr>
          <w:tab/>
        </w:r>
      </w:ins>
      <w:ins w:id="826" w:author="David Osornio [2]" w:date="2020-06-05T21:29:00Z">
        <w:r>
          <w:rPr>
            <w:rFonts w:ascii="Arial" w:hAnsi="Arial" w:cs="Arial"/>
          </w:rPr>
          <w:t>La base siguiente representa el funcionamiento buscado de las interfaces.</w:t>
        </w:r>
      </w:ins>
    </w:p>
    <w:p w14:paraId="2C26EF30" w14:textId="77777777" w:rsidR="00F64FA1" w:rsidRPr="00F64FA1" w:rsidRDefault="00F64FA1" w:rsidP="00F64FA1">
      <w:pPr>
        <w:rPr>
          <w:rFonts w:ascii="Arial" w:hAnsi="Arial" w:cs="Arial"/>
          <w:rPrChange w:id="827" w:author="David Osornio [2]" w:date="2020-06-05T21:29:00Z">
            <w:rPr/>
          </w:rPrChange>
        </w:rPr>
        <w:pPrChange w:id="828" w:author="David Osornio [2]" w:date="2020-06-05T21:28:00Z">
          <w:pPr>
            <w:pStyle w:val="Ttulo3"/>
          </w:pPr>
        </w:pPrChange>
      </w:pPr>
    </w:p>
    <w:p w14:paraId="692B519B" w14:textId="77777777" w:rsidR="00F030C1" w:rsidRPr="00F030C1" w:rsidRDefault="00F030C1" w:rsidP="00F030C1"/>
    <w:p w14:paraId="15E89E8F" w14:textId="77777777" w:rsidR="00B5531D" w:rsidRDefault="00B5531D">
      <w:pPr>
        <w:keepNext/>
        <w:spacing w:line="276" w:lineRule="auto"/>
        <w:rPr>
          <w:ins w:id="829" w:author="David Osornio" w:date="2020-06-04T20:53:00Z"/>
        </w:rPr>
        <w:pPrChange w:id="830" w:author="David Osornio" w:date="2020-06-04T20:53:00Z">
          <w:pPr>
            <w:spacing w:line="276" w:lineRule="auto"/>
          </w:pPr>
        </w:pPrChange>
      </w:pPr>
      <w:ins w:id="831" w:author="David Osornio" w:date="2020-06-04T20:53:00Z">
        <w:r>
          <w:rPr>
            <w:noProof/>
          </w:rPr>
          <w:drawing>
            <wp:inline distT="0" distB="0" distL="0" distR="0" wp14:anchorId="023785C4" wp14:editId="47E6DF0B">
              <wp:extent cx="6332220" cy="4271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271010"/>
                      </a:xfrm>
                      <a:prstGeom prst="rect">
                        <a:avLst/>
                      </a:prstGeom>
                      <a:noFill/>
                      <a:ln>
                        <a:noFill/>
                      </a:ln>
                    </pic:spPr>
                  </pic:pic>
                </a:graphicData>
              </a:graphic>
            </wp:inline>
          </w:drawing>
        </w:r>
      </w:ins>
    </w:p>
    <w:p w14:paraId="0D1EEF18" w14:textId="4B8D5DFB" w:rsidR="000C4918" w:rsidDel="00B5531D" w:rsidRDefault="00B5531D" w:rsidP="00B6543E">
      <w:pPr>
        <w:spacing w:line="276" w:lineRule="auto"/>
        <w:rPr>
          <w:del w:id="832" w:author="David Osornio" w:date="2020-06-02T14:06:00Z"/>
        </w:rPr>
      </w:pPr>
      <w:ins w:id="833" w:author="David Osornio" w:date="2020-06-04T20:53:00Z">
        <w:r>
          <w:t xml:space="preserve">Ilustración. Entidad </w:t>
        </w:r>
      </w:ins>
      <w:ins w:id="834" w:author="David Osornio" w:date="2020-06-04T20:54:00Z">
        <w:r>
          <w:t>Relación</w:t>
        </w:r>
      </w:ins>
      <w:ins w:id="835" w:author="David Osornio" w:date="2020-06-04T20:53:00Z">
        <w:r>
          <w:t xml:space="preserve"> DB</w:t>
        </w:r>
      </w:ins>
    </w:p>
    <w:p w14:paraId="54EFA562" w14:textId="33824E18" w:rsidR="00B5531D" w:rsidRDefault="00B5531D" w:rsidP="00B5531D">
      <w:pPr>
        <w:pStyle w:val="Descripcin"/>
        <w:rPr>
          <w:ins w:id="836" w:author="David Osornio" w:date="2020-06-04T20:53:00Z"/>
          <w:i w:val="0"/>
          <w:iCs w:val="0"/>
        </w:rPr>
      </w:pPr>
    </w:p>
    <w:p w14:paraId="28FACE67" w14:textId="77777777" w:rsidR="00B5531D" w:rsidRPr="000C4918" w:rsidRDefault="00B5531D">
      <w:pPr>
        <w:pStyle w:val="Descripcin"/>
        <w:rPr>
          <w:ins w:id="837" w:author="David Osornio" w:date="2020-06-04T20:53:00Z"/>
        </w:rPr>
        <w:pPrChange w:id="838" w:author="David Osornio" w:date="2020-06-04T20:53:00Z">
          <w:pPr>
            <w:spacing w:line="276" w:lineRule="auto"/>
          </w:pPr>
        </w:pPrChange>
      </w:pPr>
    </w:p>
    <w:p w14:paraId="3105E8BF" w14:textId="3E8C24C5" w:rsidR="005F1E77" w:rsidRPr="00A367F8" w:rsidRDefault="005F1E77" w:rsidP="00B6543E">
      <w:pPr>
        <w:spacing w:line="276" w:lineRule="auto"/>
        <w:rPr>
          <w:rFonts w:ascii="Arial" w:hAnsi="Arial" w:cs="Arial"/>
        </w:rPr>
      </w:pPr>
    </w:p>
    <w:p w14:paraId="216B67DE" w14:textId="77777777" w:rsidR="005F1E77" w:rsidRPr="00A367F8" w:rsidRDefault="005F1E77" w:rsidP="00B6543E">
      <w:pPr>
        <w:spacing w:line="276" w:lineRule="auto"/>
        <w:rPr>
          <w:rFonts w:ascii="Arial" w:hAnsi="Arial" w:cs="Arial"/>
        </w:rPr>
      </w:pPr>
      <w:r w:rsidRPr="00A367F8">
        <w:rPr>
          <w:rFonts w:ascii="Arial" w:hAnsi="Arial" w:cs="Arial"/>
        </w:rPr>
        <w:br w:type="page"/>
      </w:r>
    </w:p>
    <w:p w14:paraId="1197B04D" w14:textId="3560F36F" w:rsidR="005F1E77" w:rsidRPr="00A367F8" w:rsidDel="00225281" w:rsidRDefault="005F1E77" w:rsidP="00B6543E">
      <w:pPr>
        <w:pStyle w:val="Ttulo1"/>
        <w:spacing w:line="276" w:lineRule="auto"/>
        <w:rPr>
          <w:del w:id="839" w:author="David Osornio [2]" w:date="2020-06-05T17:14:00Z"/>
          <w:rFonts w:ascii="Arial" w:hAnsi="Arial" w:cs="Arial"/>
        </w:rPr>
      </w:pPr>
      <w:del w:id="840" w:author="David Osornio [2]" w:date="2020-06-05T17:14:00Z">
        <w:r w:rsidRPr="00A367F8" w:rsidDel="00225281">
          <w:rPr>
            <w:rFonts w:ascii="Arial" w:hAnsi="Arial" w:cs="Arial"/>
          </w:rPr>
          <w:lastRenderedPageBreak/>
          <w:delText>Apéndices</w:delText>
        </w:r>
      </w:del>
    </w:p>
    <w:p w14:paraId="7DAD71D2" w14:textId="6367C1D0" w:rsidR="005F1E77" w:rsidRPr="00A367F8" w:rsidDel="00225281" w:rsidRDefault="005F1E77" w:rsidP="00B6543E">
      <w:pPr>
        <w:spacing w:line="276" w:lineRule="auto"/>
        <w:rPr>
          <w:del w:id="841" w:author="David Osornio [2]" w:date="2020-06-05T17:14:00Z"/>
          <w:rFonts w:ascii="Arial" w:hAnsi="Arial" w:cs="Arial"/>
        </w:rPr>
      </w:pPr>
    </w:p>
    <w:p w14:paraId="6F6D60E5" w14:textId="1E833643" w:rsidR="005F1E77" w:rsidRPr="00A367F8" w:rsidRDefault="005F1E77" w:rsidP="00B6543E">
      <w:pPr>
        <w:spacing w:line="276" w:lineRule="auto"/>
        <w:rPr>
          <w:rFonts w:ascii="Arial" w:hAnsi="Arial" w:cs="Arial"/>
        </w:rPr>
      </w:pPr>
      <w:del w:id="842" w:author="David Osornio [2]" w:date="2020-06-05T17:14:00Z">
        <w:r w:rsidRPr="00A367F8" w:rsidDel="00225281">
          <w:rPr>
            <w:rFonts w:ascii="Arial" w:hAnsi="Arial" w:cs="Arial"/>
          </w:rPr>
          <w:br w:type="page"/>
        </w:r>
      </w:del>
    </w:p>
    <w:p w14:paraId="1D6897BD" w14:textId="74B98211" w:rsidR="005F1E77" w:rsidRPr="00A367F8" w:rsidRDefault="005F1E77" w:rsidP="005F1E77">
      <w:pPr>
        <w:pStyle w:val="Ttulo1"/>
        <w:rPr>
          <w:rFonts w:ascii="Arial" w:hAnsi="Arial" w:cs="Arial"/>
        </w:rPr>
      </w:pPr>
      <w:bookmarkStart w:id="843" w:name="_Toc42285059"/>
      <w:r w:rsidRPr="00A367F8">
        <w:rPr>
          <w:rFonts w:ascii="Arial" w:hAnsi="Arial" w:cs="Arial"/>
        </w:rPr>
        <w:t>Índice</w:t>
      </w:r>
      <w:bookmarkEnd w:id="843"/>
    </w:p>
    <w:sdt>
      <w:sdtPr>
        <w:rPr>
          <w:rFonts w:ascii="Liberation Serif" w:eastAsia="Droid Sans Fallback" w:hAnsi="Liberation Serif" w:cs="Droid Sans Devanagari"/>
          <w:color w:val="auto"/>
          <w:kern w:val="2"/>
          <w:sz w:val="24"/>
          <w:szCs w:val="24"/>
          <w:lang w:val="es-ES" w:eastAsia="zh-CN" w:bidi="hi-IN"/>
        </w:rPr>
        <w:id w:val="-1284104296"/>
        <w:docPartObj>
          <w:docPartGallery w:val="Table of Contents"/>
          <w:docPartUnique/>
        </w:docPartObj>
      </w:sdtPr>
      <w:sdtEndPr>
        <w:rPr>
          <w:b/>
          <w:bCs/>
        </w:rPr>
      </w:sdtEndPr>
      <w:sdtContent>
        <w:p w14:paraId="5CFC48FE" w14:textId="4CD5F5CA" w:rsidR="00877A0B" w:rsidRDefault="00877A0B" w:rsidP="008E10C4">
          <w:pPr>
            <w:pStyle w:val="TtuloTDC"/>
            <w:jc w:val="center"/>
          </w:pPr>
        </w:p>
        <w:p w14:paraId="1C2C7264" w14:textId="41909E76" w:rsidR="009C4CC2" w:rsidRDefault="00860E91">
          <w:pPr>
            <w:pStyle w:val="TDC1"/>
            <w:rPr>
              <w:ins w:id="844" w:author="David Osornio [2]" w:date="2020-06-05T21:29:00Z"/>
              <w:rFonts w:eastAsiaTheme="minorEastAsia" w:cstheme="minorBidi"/>
              <w:b w:val="0"/>
              <w:bCs w:val="0"/>
              <w:i w:val="0"/>
              <w:iCs w:val="0"/>
              <w:noProof/>
              <w:kern w:val="0"/>
              <w:sz w:val="22"/>
              <w:szCs w:val="22"/>
              <w:lang w:eastAsia="es-MX" w:bidi="ar-SA"/>
            </w:rPr>
          </w:pPr>
          <w:r>
            <w:fldChar w:fldCharType="begin"/>
          </w:r>
          <w:r>
            <w:instrText xml:space="preserve"> TOC \o "1-4" \h \z \u </w:instrText>
          </w:r>
          <w:r>
            <w:fldChar w:fldCharType="separate"/>
          </w:r>
          <w:ins w:id="845" w:author="David Osornio [2]" w:date="2020-06-05T21:29:00Z">
            <w:r w:rsidR="009C4CC2" w:rsidRPr="00712E70">
              <w:rPr>
                <w:rStyle w:val="Hipervnculo"/>
                <w:noProof/>
              </w:rPr>
              <w:fldChar w:fldCharType="begin"/>
            </w:r>
            <w:r w:rsidR="009C4CC2" w:rsidRPr="00712E70">
              <w:rPr>
                <w:rStyle w:val="Hipervnculo"/>
                <w:noProof/>
              </w:rPr>
              <w:instrText xml:space="preserve"> </w:instrText>
            </w:r>
            <w:r w:rsidR="009C4CC2">
              <w:rPr>
                <w:noProof/>
              </w:rPr>
              <w:instrText>HYPERLINK \l "_Toc42285009"</w:instrText>
            </w:r>
            <w:r w:rsidR="009C4CC2" w:rsidRPr="00712E70">
              <w:rPr>
                <w:rStyle w:val="Hipervnculo"/>
                <w:noProof/>
              </w:rPr>
              <w:instrText xml:space="preserve"> </w:instrText>
            </w:r>
            <w:r w:rsidR="009C4CC2" w:rsidRPr="00712E70">
              <w:rPr>
                <w:rStyle w:val="Hipervnculo"/>
                <w:noProof/>
              </w:rPr>
            </w:r>
            <w:r w:rsidR="009C4CC2" w:rsidRPr="00712E70">
              <w:rPr>
                <w:rStyle w:val="Hipervnculo"/>
                <w:noProof/>
              </w:rPr>
              <w:fldChar w:fldCharType="separate"/>
            </w:r>
            <w:r w:rsidR="009C4CC2" w:rsidRPr="00712E70">
              <w:rPr>
                <w:rStyle w:val="Hipervnculo"/>
                <w:rFonts w:ascii="Arial" w:hAnsi="Arial" w:cs="Arial"/>
                <w:noProof/>
              </w:rPr>
              <w:t>Introducción</w:t>
            </w:r>
            <w:r w:rsidR="009C4CC2">
              <w:rPr>
                <w:noProof/>
                <w:webHidden/>
              </w:rPr>
              <w:tab/>
            </w:r>
            <w:r w:rsidR="009C4CC2">
              <w:rPr>
                <w:noProof/>
                <w:webHidden/>
              </w:rPr>
              <w:fldChar w:fldCharType="begin"/>
            </w:r>
            <w:r w:rsidR="009C4CC2">
              <w:rPr>
                <w:noProof/>
                <w:webHidden/>
              </w:rPr>
              <w:instrText xml:space="preserve"> PAGEREF _Toc42285009 \h </w:instrText>
            </w:r>
            <w:r w:rsidR="009C4CC2">
              <w:rPr>
                <w:noProof/>
                <w:webHidden/>
              </w:rPr>
            </w:r>
          </w:ins>
          <w:r w:rsidR="009C4CC2">
            <w:rPr>
              <w:noProof/>
              <w:webHidden/>
            </w:rPr>
            <w:fldChar w:fldCharType="separate"/>
          </w:r>
          <w:ins w:id="846" w:author="David Osornio [2]" w:date="2020-06-05T21:29:00Z">
            <w:r w:rsidR="009C4CC2">
              <w:rPr>
                <w:noProof/>
                <w:webHidden/>
              </w:rPr>
              <w:t>3</w:t>
            </w:r>
            <w:r w:rsidR="009C4CC2">
              <w:rPr>
                <w:noProof/>
                <w:webHidden/>
              </w:rPr>
              <w:fldChar w:fldCharType="end"/>
            </w:r>
            <w:r w:rsidR="009C4CC2" w:rsidRPr="00712E70">
              <w:rPr>
                <w:rStyle w:val="Hipervnculo"/>
                <w:noProof/>
              </w:rPr>
              <w:fldChar w:fldCharType="end"/>
            </w:r>
          </w:ins>
        </w:p>
        <w:p w14:paraId="702D274A" w14:textId="2C88E6A2" w:rsidR="009C4CC2" w:rsidRDefault="009C4CC2">
          <w:pPr>
            <w:pStyle w:val="TDC2"/>
            <w:tabs>
              <w:tab w:val="right" w:leader="underscore" w:pos="9962"/>
            </w:tabs>
            <w:rPr>
              <w:ins w:id="847" w:author="David Osornio [2]" w:date="2020-06-05T21:29:00Z"/>
              <w:rFonts w:eastAsiaTheme="minorEastAsia" w:cstheme="minorBidi"/>
              <w:b w:val="0"/>
              <w:bCs w:val="0"/>
              <w:noProof/>
              <w:kern w:val="0"/>
              <w:lang w:eastAsia="es-MX" w:bidi="ar-SA"/>
            </w:rPr>
          </w:pPr>
          <w:ins w:id="848"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"_Toc42285010"</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Propósito</w:t>
            </w:r>
            <w:r>
              <w:rPr>
                <w:noProof/>
                <w:webHidden/>
              </w:rPr>
              <w:tab/>
            </w:r>
            <w:r>
              <w:rPr>
                <w:noProof/>
                <w:webHidden/>
              </w:rPr>
              <w:fldChar w:fldCharType="begin"/>
            </w:r>
            <w:r>
              <w:rPr>
                <w:noProof/>
                <w:webHidden/>
              </w:rPr>
              <w:instrText xml:space="preserve"> PAGEREF _Toc42285010 \h </w:instrText>
            </w:r>
            <w:r>
              <w:rPr>
                <w:noProof/>
                <w:webHidden/>
              </w:rPr>
            </w:r>
          </w:ins>
          <w:r>
            <w:rPr>
              <w:noProof/>
              <w:webHidden/>
            </w:rPr>
            <w:fldChar w:fldCharType="separate"/>
          </w:r>
          <w:ins w:id="849" w:author="David Osornio [2]" w:date="2020-06-05T21:29:00Z">
            <w:r>
              <w:rPr>
                <w:noProof/>
                <w:webHidden/>
              </w:rPr>
              <w:t>3</w:t>
            </w:r>
            <w:r>
              <w:rPr>
                <w:noProof/>
                <w:webHidden/>
              </w:rPr>
              <w:fldChar w:fldCharType="end"/>
            </w:r>
            <w:r w:rsidRPr="00712E70">
              <w:rPr>
                <w:rStyle w:val="Hipervnculo"/>
                <w:noProof/>
              </w:rPr>
              <w:fldChar w:fldCharType="end"/>
            </w:r>
          </w:ins>
        </w:p>
        <w:p w14:paraId="0F49453C" w14:textId="593E9163" w:rsidR="009C4CC2" w:rsidRDefault="009C4CC2">
          <w:pPr>
            <w:pStyle w:val="TDC2"/>
            <w:tabs>
              <w:tab w:val="right" w:leader="underscore" w:pos="9962"/>
            </w:tabs>
            <w:rPr>
              <w:ins w:id="850" w:author="David Osornio [2]" w:date="2020-06-05T21:29:00Z"/>
              <w:rFonts w:eastAsiaTheme="minorEastAsia" w:cstheme="minorBidi"/>
              <w:b w:val="0"/>
              <w:bCs w:val="0"/>
              <w:noProof/>
              <w:kern w:val="0"/>
              <w:lang w:eastAsia="es-MX" w:bidi="ar-SA"/>
            </w:rPr>
          </w:pPr>
          <w:ins w:id="851"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"_Toc42285011"</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Ámbito del Sistema</w:t>
            </w:r>
            <w:r>
              <w:rPr>
                <w:noProof/>
                <w:webHidden/>
              </w:rPr>
              <w:tab/>
            </w:r>
            <w:r>
              <w:rPr>
                <w:noProof/>
                <w:webHidden/>
              </w:rPr>
              <w:fldChar w:fldCharType="begin"/>
            </w:r>
            <w:r>
              <w:rPr>
                <w:noProof/>
                <w:webHidden/>
              </w:rPr>
              <w:instrText xml:space="preserve"> PAGEREF _Toc42285011 \h </w:instrText>
            </w:r>
            <w:r>
              <w:rPr>
                <w:noProof/>
                <w:webHidden/>
              </w:rPr>
            </w:r>
          </w:ins>
          <w:r>
            <w:rPr>
              <w:noProof/>
              <w:webHidden/>
            </w:rPr>
            <w:fldChar w:fldCharType="separate"/>
          </w:r>
          <w:ins w:id="852" w:author="David Osornio [2]" w:date="2020-06-05T21:29:00Z">
            <w:r>
              <w:rPr>
                <w:noProof/>
                <w:webHidden/>
              </w:rPr>
              <w:t>3</w:t>
            </w:r>
            <w:r>
              <w:rPr>
                <w:noProof/>
                <w:webHidden/>
              </w:rPr>
              <w:fldChar w:fldCharType="end"/>
            </w:r>
            <w:r w:rsidRPr="00712E70">
              <w:rPr>
                <w:rStyle w:val="Hipervnculo"/>
                <w:noProof/>
              </w:rPr>
              <w:fldChar w:fldCharType="end"/>
            </w:r>
          </w:ins>
        </w:p>
        <w:p w14:paraId="08F1D250" w14:textId="2D92FBED" w:rsidR="009C4CC2" w:rsidRDefault="009C4CC2">
          <w:pPr>
            <w:pStyle w:val="TDC2"/>
            <w:tabs>
              <w:tab w:val="right" w:leader="underscore" w:pos="9962"/>
            </w:tabs>
            <w:rPr>
              <w:ins w:id="853" w:author="David Osornio [2]" w:date="2020-06-05T21:29:00Z"/>
              <w:rFonts w:eastAsiaTheme="minorEastAsia" w:cstheme="minorBidi"/>
              <w:b w:val="0"/>
              <w:bCs w:val="0"/>
              <w:noProof/>
              <w:kern w:val="0"/>
              <w:lang w:eastAsia="es-MX" w:bidi="ar-SA"/>
            </w:rPr>
          </w:pPr>
          <w:ins w:id="854"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"_Toc42285012"</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Definiciones, Acrónimos y Abreviaturas</w:t>
            </w:r>
            <w:r>
              <w:rPr>
                <w:noProof/>
                <w:webHidden/>
              </w:rPr>
              <w:tab/>
            </w:r>
            <w:r>
              <w:rPr>
                <w:noProof/>
                <w:webHidden/>
              </w:rPr>
              <w:fldChar w:fldCharType="begin"/>
            </w:r>
            <w:r>
              <w:rPr>
                <w:noProof/>
                <w:webHidden/>
              </w:rPr>
              <w:instrText xml:space="preserve"> PAGEREF _Toc42285012 \h </w:instrText>
            </w:r>
            <w:r>
              <w:rPr>
                <w:noProof/>
                <w:webHidden/>
              </w:rPr>
            </w:r>
          </w:ins>
          <w:r>
            <w:rPr>
              <w:noProof/>
              <w:webHidden/>
            </w:rPr>
            <w:fldChar w:fldCharType="separate"/>
          </w:r>
          <w:ins w:id="855" w:author="David Osornio [2]" w:date="2020-06-05T21:29:00Z">
            <w:r>
              <w:rPr>
                <w:noProof/>
                <w:webHidden/>
              </w:rPr>
              <w:t>3</w:t>
            </w:r>
            <w:r>
              <w:rPr>
                <w:noProof/>
                <w:webHidden/>
              </w:rPr>
              <w:fldChar w:fldCharType="end"/>
            </w:r>
            <w:r w:rsidRPr="00712E70">
              <w:rPr>
                <w:rStyle w:val="Hipervnculo"/>
                <w:noProof/>
              </w:rPr>
              <w:fldChar w:fldCharType="end"/>
            </w:r>
          </w:ins>
        </w:p>
        <w:p w14:paraId="401DED6D" w14:textId="2F8EE5AC" w:rsidR="009C4CC2" w:rsidRDefault="009C4CC2">
          <w:pPr>
            <w:pStyle w:val="TDC2"/>
            <w:tabs>
              <w:tab w:val="right" w:leader="underscore" w:pos="9962"/>
            </w:tabs>
            <w:rPr>
              <w:ins w:id="856" w:author="David Osornio [2]" w:date="2020-06-05T21:29:00Z"/>
              <w:rFonts w:eastAsiaTheme="minorEastAsia" w:cstheme="minorBidi"/>
              <w:b w:val="0"/>
              <w:bCs w:val="0"/>
              <w:noProof/>
              <w:kern w:val="0"/>
              <w:lang w:eastAsia="es-MX" w:bidi="ar-SA"/>
            </w:rPr>
          </w:pPr>
          <w:ins w:id="857"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"_Toc42285013"</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Referencias</w:t>
            </w:r>
            <w:r>
              <w:rPr>
                <w:noProof/>
                <w:webHidden/>
              </w:rPr>
              <w:tab/>
            </w:r>
            <w:r>
              <w:rPr>
                <w:noProof/>
                <w:webHidden/>
              </w:rPr>
              <w:fldChar w:fldCharType="begin"/>
            </w:r>
            <w:r>
              <w:rPr>
                <w:noProof/>
                <w:webHidden/>
              </w:rPr>
              <w:instrText xml:space="preserve"> PAGEREF _Toc42285013 \h </w:instrText>
            </w:r>
            <w:r>
              <w:rPr>
                <w:noProof/>
                <w:webHidden/>
              </w:rPr>
            </w:r>
          </w:ins>
          <w:r>
            <w:rPr>
              <w:noProof/>
              <w:webHidden/>
            </w:rPr>
            <w:fldChar w:fldCharType="separate"/>
          </w:r>
          <w:ins w:id="858" w:author="David Osornio [2]" w:date="2020-06-05T21:29:00Z">
            <w:r>
              <w:rPr>
                <w:noProof/>
                <w:webHidden/>
              </w:rPr>
              <w:t>4</w:t>
            </w:r>
            <w:r>
              <w:rPr>
                <w:noProof/>
                <w:webHidden/>
              </w:rPr>
              <w:fldChar w:fldCharType="end"/>
            </w:r>
            <w:r w:rsidRPr="00712E70">
              <w:rPr>
                <w:rStyle w:val="Hipervnculo"/>
                <w:noProof/>
              </w:rPr>
              <w:fldChar w:fldCharType="end"/>
            </w:r>
          </w:ins>
        </w:p>
        <w:p w14:paraId="572A4870" w14:textId="5D9FB820" w:rsidR="009C4CC2" w:rsidRDefault="009C4CC2">
          <w:pPr>
            <w:pStyle w:val="TDC2"/>
            <w:tabs>
              <w:tab w:val="right" w:leader="underscore" w:pos="9962"/>
            </w:tabs>
            <w:rPr>
              <w:ins w:id="859" w:author="David Osornio [2]" w:date="2020-06-05T21:29:00Z"/>
              <w:rFonts w:eastAsiaTheme="minorEastAsia" w:cstheme="minorBidi"/>
              <w:b w:val="0"/>
              <w:bCs w:val="0"/>
              <w:noProof/>
              <w:kern w:val="0"/>
              <w:lang w:eastAsia="es-MX" w:bidi="ar-SA"/>
            </w:rPr>
          </w:pPr>
          <w:ins w:id="860"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"_Toc42285014"</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Visión general del documento</w:t>
            </w:r>
            <w:r>
              <w:rPr>
                <w:noProof/>
                <w:webHidden/>
              </w:rPr>
              <w:tab/>
            </w:r>
            <w:r>
              <w:rPr>
                <w:noProof/>
                <w:webHidden/>
              </w:rPr>
              <w:fldChar w:fldCharType="begin"/>
            </w:r>
            <w:r>
              <w:rPr>
                <w:noProof/>
                <w:webHidden/>
              </w:rPr>
              <w:instrText xml:space="preserve"> PAGEREF _Toc42285014 \h </w:instrText>
            </w:r>
            <w:r>
              <w:rPr>
                <w:noProof/>
                <w:webHidden/>
              </w:rPr>
            </w:r>
          </w:ins>
          <w:r>
            <w:rPr>
              <w:noProof/>
              <w:webHidden/>
            </w:rPr>
            <w:fldChar w:fldCharType="separate"/>
          </w:r>
          <w:ins w:id="861" w:author="David Osornio [2]" w:date="2020-06-05T21:29:00Z">
            <w:r>
              <w:rPr>
                <w:noProof/>
                <w:webHidden/>
              </w:rPr>
              <w:t>4</w:t>
            </w:r>
            <w:r>
              <w:rPr>
                <w:noProof/>
                <w:webHidden/>
              </w:rPr>
              <w:fldChar w:fldCharType="end"/>
            </w:r>
            <w:r w:rsidRPr="00712E70">
              <w:rPr>
                <w:rStyle w:val="Hipervnculo"/>
                <w:noProof/>
              </w:rPr>
              <w:fldChar w:fldCharType="end"/>
            </w:r>
          </w:ins>
        </w:p>
        <w:p w14:paraId="0C29C25D" w14:textId="7B5F17FD" w:rsidR="009C4CC2" w:rsidRDefault="009C4CC2">
          <w:pPr>
            <w:pStyle w:val="TDC1"/>
            <w:rPr>
              <w:ins w:id="862" w:author="David Osornio [2]" w:date="2020-06-05T21:29:00Z"/>
              <w:rFonts w:eastAsiaTheme="minorEastAsia" w:cstheme="minorBidi"/>
              <w:b w:val="0"/>
              <w:bCs w:val="0"/>
              <w:i w:val="0"/>
              <w:iCs w:val="0"/>
              <w:noProof/>
              <w:kern w:val="0"/>
              <w:sz w:val="22"/>
              <w:szCs w:val="22"/>
              <w:lang w:eastAsia="es-MX" w:bidi="ar-SA"/>
            </w:rPr>
          </w:pPr>
          <w:ins w:id="863"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"_Toc42285015"</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rFonts w:ascii="Arial" w:hAnsi="Arial" w:cs="Arial"/>
                <w:noProof/>
              </w:rPr>
              <w:t>Descripción General</w:t>
            </w:r>
            <w:r>
              <w:rPr>
                <w:noProof/>
                <w:webHidden/>
              </w:rPr>
              <w:tab/>
            </w:r>
            <w:r>
              <w:rPr>
                <w:noProof/>
                <w:webHidden/>
              </w:rPr>
              <w:fldChar w:fldCharType="begin"/>
            </w:r>
            <w:r>
              <w:rPr>
                <w:noProof/>
                <w:webHidden/>
              </w:rPr>
              <w:instrText xml:space="preserve"> PAGEREF _Toc42285015 \h </w:instrText>
            </w:r>
            <w:r>
              <w:rPr>
                <w:noProof/>
                <w:webHidden/>
              </w:rPr>
            </w:r>
          </w:ins>
          <w:r>
            <w:rPr>
              <w:noProof/>
              <w:webHidden/>
            </w:rPr>
            <w:fldChar w:fldCharType="separate"/>
          </w:r>
          <w:ins w:id="864" w:author="David Osornio [2]" w:date="2020-06-05T21:29:00Z">
            <w:r>
              <w:rPr>
                <w:noProof/>
                <w:webHidden/>
              </w:rPr>
              <w:t>5</w:t>
            </w:r>
            <w:r>
              <w:rPr>
                <w:noProof/>
                <w:webHidden/>
              </w:rPr>
              <w:fldChar w:fldCharType="end"/>
            </w:r>
            <w:r w:rsidRPr="00712E70">
              <w:rPr>
                <w:rStyle w:val="Hipervnculo"/>
                <w:noProof/>
              </w:rPr>
              <w:fldChar w:fldCharType="end"/>
            </w:r>
          </w:ins>
        </w:p>
        <w:p w14:paraId="39121CD0" w14:textId="791D778C" w:rsidR="009C4CC2" w:rsidRDefault="009C4CC2">
          <w:pPr>
            <w:pStyle w:val="TDC2"/>
            <w:tabs>
              <w:tab w:val="right" w:leader="underscore" w:pos="9962"/>
            </w:tabs>
            <w:rPr>
              <w:ins w:id="865" w:author="David Osornio [2]" w:date="2020-06-05T21:29:00Z"/>
              <w:rFonts w:eastAsiaTheme="minorEastAsia" w:cstheme="minorBidi"/>
              <w:b w:val="0"/>
              <w:bCs w:val="0"/>
              <w:noProof/>
              <w:kern w:val="0"/>
              <w:lang w:eastAsia="es-MX" w:bidi="ar-SA"/>
            </w:rPr>
          </w:pPr>
          <w:ins w:id="866"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"_Toc42285016"</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Perspectiva del producto</w:t>
            </w:r>
            <w:r>
              <w:rPr>
                <w:noProof/>
                <w:webHidden/>
              </w:rPr>
              <w:tab/>
            </w:r>
            <w:r>
              <w:rPr>
                <w:noProof/>
                <w:webHidden/>
              </w:rPr>
              <w:fldChar w:fldCharType="begin"/>
            </w:r>
            <w:r>
              <w:rPr>
                <w:noProof/>
                <w:webHidden/>
              </w:rPr>
              <w:instrText xml:space="preserve"> PAGEREF _Toc42285016 \h </w:instrText>
            </w:r>
            <w:r>
              <w:rPr>
                <w:noProof/>
                <w:webHidden/>
              </w:rPr>
            </w:r>
          </w:ins>
          <w:r>
            <w:rPr>
              <w:noProof/>
              <w:webHidden/>
            </w:rPr>
            <w:fldChar w:fldCharType="separate"/>
          </w:r>
          <w:ins w:id="867" w:author="David Osornio [2]" w:date="2020-06-05T21:29:00Z">
            <w:r>
              <w:rPr>
                <w:noProof/>
                <w:webHidden/>
              </w:rPr>
              <w:t>5</w:t>
            </w:r>
            <w:r>
              <w:rPr>
                <w:noProof/>
                <w:webHidden/>
              </w:rPr>
              <w:fldChar w:fldCharType="end"/>
            </w:r>
            <w:r w:rsidRPr="00712E70">
              <w:rPr>
                <w:rStyle w:val="Hipervnculo"/>
                <w:noProof/>
              </w:rPr>
              <w:fldChar w:fldCharType="end"/>
            </w:r>
          </w:ins>
        </w:p>
        <w:p w14:paraId="06E825CB" w14:textId="646D28B4" w:rsidR="009C4CC2" w:rsidRDefault="009C4CC2">
          <w:pPr>
            <w:pStyle w:val="TDC3"/>
            <w:tabs>
              <w:tab w:val="right" w:leader="underscore" w:pos="9962"/>
            </w:tabs>
            <w:rPr>
              <w:ins w:id="868" w:author="David Osornio [2]" w:date="2020-06-05T21:29:00Z"/>
              <w:rFonts w:eastAsiaTheme="minorEastAsia" w:cstheme="minorBidi"/>
              <w:noProof/>
              <w:kern w:val="0"/>
              <w:sz w:val="22"/>
              <w:szCs w:val="22"/>
              <w:lang w:eastAsia="es-MX" w:bidi="ar-SA"/>
            </w:rPr>
          </w:pPr>
          <w:ins w:id="869"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"_Toc42285017"</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Interfaces de sistema</w:t>
            </w:r>
            <w:r>
              <w:rPr>
                <w:noProof/>
                <w:webHidden/>
              </w:rPr>
              <w:tab/>
            </w:r>
            <w:r>
              <w:rPr>
                <w:noProof/>
                <w:webHidden/>
              </w:rPr>
              <w:fldChar w:fldCharType="begin"/>
            </w:r>
            <w:r>
              <w:rPr>
                <w:noProof/>
                <w:webHidden/>
              </w:rPr>
              <w:instrText xml:space="preserve"> PAGEREF _Toc42285017 \h </w:instrText>
            </w:r>
            <w:r>
              <w:rPr>
                <w:noProof/>
                <w:webHidden/>
              </w:rPr>
            </w:r>
          </w:ins>
          <w:r>
            <w:rPr>
              <w:noProof/>
              <w:webHidden/>
            </w:rPr>
            <w:fldChar w:fldCharType="separate"/>
          </w:r>
          <w:ins w:id="870" w:author="David Osornio [2]" w:date="2020-06-05T21:29:00Z">
            <w:r>
              <w:rPr>
                <w:noProof/>
                <w:webHidden/>
              </w:rPr>
              <w:t>5</w:t>
            </w:r>
            <w:r>
              <w:rPr>
                <w:noProof/>
                <w:webHidden/>
              </w:rPr>
              <w:fldChar w:fldCharType="end"/>
            </w:r>
            <w:r w:rsidRPr="00712E70">
              <w:rPr>
                <w:rStyle w:val="Hipervnculo"/>
                <w:noProof/>
              </w:rPr>
              <w:fldChar w:fldCharType="end"/>
            </w:r>
          </w:ins>
        </w:p>
        <w:p w14:paraId="12FE8223" w14:textId="6A6D3ED0" w:rsidR="009C4CC2" w:rsidRDefault="009C4CC2">
          <w:pPr>
            <w:pStyle w:val="TDC4"/>
            <w:tabs>
              <w:tab w:val="right" w:leader="underscore" w:pos="9962"/>
            </w:tabs>
            <w:rPr>
              <w:ins w:id="871" w:author="David Osornio [2]" w:date="2020-06-05T21:29:00Z"/>
              <w:rFonts w:eastAsiaTheme="minorEastAsia" w:cstheme="minorBidi"/>
              <w:noProof/>
              <w:kern w:val="0"/>
              <w:sz w:val="22"/>
              <w:szCs w:val="22"/>
              <w:lang w:eastAsia="es-MX" w:bidi="ar-SA"/>
            </w:rPr>
          </w:pPr>
          <w:ins w:id="872"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"_Toc42285018"</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Login</w:t>
            </w:r>
            <w:r>
              <w:rPr>
                <w:noProof/>
                <w:webHidden/>
              </w:rPr>
              <w:tab/>
            </w:r>
            <w:r>
              <w:rPr>
                <w:noProof/>
                <w:webHidden/>
              </w:rPr>
              <w:fldChar w:fldCharType="begin"/>
            </w:r>
            <w:r>
              <w:rPr>
                <w:noProof/>
                <w:webHidden/>
              </w:rPr>
              <w:instrText xml:space="preserve"> PAGEREF _Toc42285018 \h </w:instrText>
            </w:r>
            <w:r>
              <w:rPr>
                <w:noProof/>
                <w:webHidden/>
              </w:rPr>
            </w:r>
          </w:ins>
          <w:r>
            <w:rPr>
              <w:noProof/>
              <w:webHidden/>
            </w:rPr>
            <w:fldChar w:fldCharType="separate"/>
          </w:r>
          <w:ins w:id="873" w:author="David Osornio [2]" w:date="2020-06-05T21:29:00Z">
            <w:r>
              <w:rPr>
                <w:noProof/>
                <w:webHidden/>
              </w:rPr>
              <w:t>5</w:t>
            </w:r>
            <w:r>
              <w:rPr>
                <w:noProof/>
                <w:webHidden/>
              </w:rPr>
              <w:fldChar w:fldCharType="end"/>
            </w:r>
            <w:r w:rsidRPr="00712E70">
              <w:rPr>
                <w:rStyle w:val="Hipervnculo"/>
                <w:noProof/>
              </w:rPr>
              <w:fldChar w:fldCharType="end"/>
            </w:r>
          </w:ins>
        </w:p>
        <w:p w14:paraId="48D344B1" w14:textId="5B10A0FE" w:rsidR="009C4CC2" w:rsidRDefault="009C4CC2">
          <w:pPr>
            <w:pStyle w:val="TDC4"/>
            <w:tabs>
              <w:tab w:val="right" w:leader="underscore" w:pos="9962"/>
            </w:tabs>
            <w:rPr>
              <w:ins w:id="874" w:author="David Osornio [2]" w:date="2020-06-05T21:29:00Z"/>
              <w:rFonts w:eastAsiaTheme="minorEastAsia" w:cstheme="minorBidi"/>
              <w:noProof/>
              <w:kern w:val="0"/>
              <w:sz w:val="22"/>
              <w:szCs w:val="22"/>
              <w:lang w:eastAsia="es-MX" w:bidi="ar-SA"/>
            </w:rPr>
          </w:pPr>
          <w:ins w:id="875"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"_Toc42285019"</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Principal</w:t>
            </w:r>
            <w:r>
              <w:rPr>
                <w:noProof/>
                <w:webHidden/>
              </w:rPr>
              <w:tab/>
            </w:r>
            <w:r>
              <w:rPr>
                <w:noProof/>
                <w:webHidden/>
              </w:rPr>
              <w:fldChar w:fldCharType="begin"/>
            </w:r>
            <w:r>
              <w:rPr>
                <w:noProof/>
                <w:webHidden/>
              </w:rPr>
              <w:instrText xml:space="preserve"> PAGEREF _Toc42285019 \h </w:instrText>
            </w:r>
            <w:r>
              <w:rPr>
                <w:noProof/>
                <w:webHidden/>
              </w:rPr>
            </w:r>
          </w:ins>
          <w:r>
            <w:rPr>
              <w:noProof/>
              <w:webHidden/>
            </w:rPr>
            <w:fldChar w:fldCharType="separate"/>
          </w:r>
          <w:ins w:id="876" w:author="David Osornio [2]" w:date="2020-06-05T21:29:00Z">
            <w:r>
              <w:rPr>
                <w:noProof/>
                <w:webHidden/>
              </w:rPr>
              <w:t>6</w:t>
            </w:r>
            <w:r>
              <w:rPr>
                <w:noProof/>
                <w:webHidden/>
              </w:rPr>
              <w:fldChar w:fldCharType="end"/>
            </w:r>
            <w:r w:rsidRPr="00712E70">
              <w:rPr>
                <w:rStyle w:val="Hipervnculo"/>
                <w:noProof/>
              </w:rPr>
              <w:fldChar w:fldCharType="end"/>
            </w:r>
          </w:ins>
        </w:p>
        <w:p w14:paraId="6BFF1B2E" w14:textId="40636563" w:rsidR="009C4CC2" w:rsidRDefault="009C4CC2">
          <w:pPr>
            <w:pStyle w:val="TDC4"/>
            <w:tabs>
              <w:tab w:val="right" w:leader="underscore" w:pos="9962"/>
            </w:tabs>
            <w:rPr>
              <w:ins w:id="877" w:author="David Osornio [2]" w:date="2020-06-05T21:29:00Z"/>
              <w:rFonts w:eastAsiaTheme="minorEastAsia" w:cstheme="minorBidi"/>
              <w:noProof/>
              <w:kern w:val="0"/>
              <w:sz w:val="22"/>
              <w:szCs w:val="22"/>
              <w:lang w:eastAsia="es-MX" w:bidi="ar-SA"/>
            </w:rPr>
          </w:pPr>
          <w:ins w:id="878"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"_Toc42285020"</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w:t>
            </w:r>
            <w:r>
              <w:rPr>
                <w:noProof/>
                <w:webHidden/>
              </w:rPr>
              <w:tab/>
            </w:r>
            <w:r>
              <w:rPr>
                <w:noProof/>
                <w:webHidden/>
              </w:rPr>
              <w:fldChar w:fldCharType="begin"/>
            </w:r>
            <w:r>
              <w:rPr>
                <w:noProof/>
                <w:webHidden/>
              </w:rPr>
              <w:instrText xml:space="preserve"> PAGEREF _Toc42285020 \h </w:instrText>
            </w:r>
            <w:r>
              <w:rPr>
                <w:noProof/>
                <w:webHidden/>
              </w:rPr>
            </w:r>
          </w:ins>
          <w:r>
            <w:rPr>
              <w:noProof/>
              <w:webHidden/>
            </w:rPr>
            <w:fldChar w:fldCharType="separate"/>
          </w:r>
          <w:ins w:id="879" w:author="David Osornio [2]" w:date="2020-06-05T21:29:00Z">
            <w:r>
              <w:rPr>
                <w:noProof/>
                <w:webHidden/>
              </w:rPr>
              <w:t>6</w:t>
            </w:r>
            <w:r>
              <w:rPr>
                <w:noProof/>
                <w:webHidden/>
              </w:rPr>
              <w:fldChar w:fldCharType="end"/>
            </w:r>
            <w:r w:rsidRPr="00712E70">
              <w:rPr>
                <w:rStyle w:val="Hipervnculo"/>
                <w:noProof/>
              </w:rPr>
              <w:fldChar w:fldCharType="end"/>
            </w:r>
          </w:ins>
        </w:p>
        <w:p w14:paraId="34C2AE98" w14:textId="7911CFED" w:rsidR="009C4CC2" w:rsidRDefault="009C4CC2">
          <w:pPr>
            <w:pStyle w:val="TDC3"/>
            <w:tabs>
              <w:tab w:val="right" w:leader="underscore" w:pos="9962"/>
            </w:tabs>
            <w:rPr>
              <w:ins w:id="880" w:author="David Osornio [2]" w:date="2020-06-05T21:29:00Z"/>
              <w:rFonts w:eastAsiaTheme="minorEastAsia" w:cstheme="minorBidi"/>
              <w:noProof/>
              <w:kern w:val="0"/>
              <w:sz w:val="22"/>
              <w:szCs w:val="22"/>
              <w:lang w:eastAsia="es-MX" w:bidi="ar-SA"/>
            </w:rPr>
          </w:pPr>
          <w:ins w:id="881"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"_Toc42285021"</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Interfaces de usuario</w:t>
            </w:r>
            <w:r>
              <w:rPr>
                <w:noProof/>
                <w:webHidden/>
              </w:rPr>
              <w:tab/>
            </w:r>
            <w:r>
              <w:rPr>
                <w:noProof/>
                <w:webHidden/>
              </w:rPr>
              <w:fldChar w:fldCharType="begin"/>
            </w:r>
            <w:r>
              <w:rPr>
                <w:noProof/>
                <w:webHidden/>
              </w:rPr>
              <w:instrText xml:space="preserve"> PAGEREF _Toc42285021 \h </w:instrText>
            </w:r>
            <w:r>
              <w:rPr>
                <w:noProof/>
                <w:webHidden/>
              </w:rPr>
            </w:r>
          </w:ins>
          <w:r>
            <w:rPr>
              <w:noProof/>
              <w:webHidden/>
            </w:rPr>
            <w:fldChar w:fldCharType="separate"/>
          </w:r>
          <w:ins w:id="882" w:author="David Osornio [2]" w:date="2020-06-05T21:29:00Z">
            <w:r>
              <w:rPr>
                <w:noProof/>
                <w:webHidden/>
              </w:rPr>
              <w:t>7</w:t>
            </w:r>
            <w:r>
              <w:rPr>
                <w:noProof/>
                <w:webHidden/>
              </w:rPr>
              <w:fldChar w:fldCharType="end"/>
            </w:r>
            <w:r w:rsidRPr="00712E70">
              <w:rPr>
                <w:rStyle w:val="Hipervnculo"/>
                <w:noProof/>
              </w:rPr>
              <w:fldChar w:fldCharType="end"/>
            </w:r>
          </w:ins>
        </w:p>
        <w:p w14:paraId="2BB0D2DD" w14:textId="151D100E" w:rsidR="009C4CC2" w:rsidRDefault="009C4CC2">
          <w:pPr>
            <w:pStyle w:val="TDC4"/>
            <w:tabs>
              <w:tab w:val="right" w:leader="underscore" w:pos="9962"/>
            </w:tabs>
            <w:rPr>
              <w:ins w:id="883" w:author="David Osornio [2]" w:date="2020-06-05T21:29:00Z"/>
              <w:rFonts w:eastAsiaTheme="minorEastAsia" w:cstheme="minorBidi"/>
              <w:noProof/>
              <w:kern w:val="0"/>
              <w:sz w:val="22"/>
              <w:szCs w:val="22"/>
              <w:lang w:eastAsia="es-MX" w:bidi="ar-SA"/>
            </w:rPr>
          </w:pPr>
          <w:ins w:id="884"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"_Toc42285022"</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Principal</w:t>
            </w:r>
            <w:r>
              <w:rPr>
                <w:noProof/>
                <w:webHidden/>
              </w:rPr>
              <w:tab/>
            </w:r>
            <w:r>
              <w:rPr>
                <w:noProof/>
                <w:webHidden/>
              </w:rPr>
              <w:fldChar w:fldCharType="begin"/>
            </w:r>
            <w:r>
              <w:rPr>
                <w:noProof/>
                <w:webHidden/>
              </w:rPr>
              <w:instrText xml:space="preserve"> PAGEREF _Toc42285022 \h </w:instrText>
            </w:r>
            <w:r>
              <w:rPr>
                <w:noProof/>
                <w:webHidden/>
              </w:rPr>
            </w:r>
          </w:ins>
          <w:r>
            <w:rPr>
              <w:noProof/>
              <w:webHidden/>
            </w:rPr>
            <w:fldChar w:fldCharType="separate"/>
          </w:r>
          <w:ins w:id="885" w:author="David Osornio [2]" w:date="2020-06-05T21:29:00Z">
            <w:r>
              <w:rPr>
                <w:noProof/>
                <w:webHidden/>
              </w:rPr>
              <w:t>7</w:t>
            </w:r>
            <w:r>
              <w:rPr>
                <w:noProof/>
                <w:webHidden/>
              </w:rPr>
              <w:fldChar w:fldCharType="end"/>
            </w:r>
            <w:r w:rsidRPr="00712E70">
              <w:rPr>
                <w:rStyle w:val="Hipervnculo"/>
                <w:noProof/>
              </w:rPr>
              <w:fldChar w:fldCharType="end"/>
            </w:r>
          </w:ins>
        </w:p>
        <w:p w14:paraId="3996335D" w14:textId="79642C6D" w:rsidR="009C4CC2" w:rsidRDefault="009C4CC2">
          <w:pPr>
            <w:pStyle w:val="TDC4"/>
            <w:tabs>
              <w:tab w:val="right" w:leader="underscore" w:pos="9962"/>
            </w:tabs>
            <w:rPr>
              <w:ins w:id="886" w:author="David Osornio [2]" w:date="2020-06-05T21:29:00Z"/>
              <w:rFonts w:eastAsiaTheme="minorEastAsia" w:cstheme="minorBidi"/>
              <w:noProof/>
              <w:kern w:val="0"/>
              <w:sz w:val="22"/>
              <w:szCs w:val="22"/>
              <w:lang w:eastAsia="es-MX" w:bidi="ar-SA"/>
            </w:rPr>
          </w:pPr>
          <w:ins w:id="887"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"_Toc42285023"</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Cotizaciones</w:t>
            </w:r>
            <w:r>
              <w:rPr>
                <w:noProof/>
                <w:webHidden/>
              </w:rPr>
              <w:tab/>
            </w:r>
            <w:r>
              <w:rPr>
                <w:noProof/>
                <w:webHidden/>
              </w:rPr>
              <w:fldChar w:fldCharType="begin"/>
            </w:r>
            <w:r>
              <w:rPr>
                <w:noProof/>
                <w:webHidden/>
              </w:rPr>
              <w:instrText xml:space="preserve"> PAGEREF _Toc42285023 \h </w:instrText>
            </w:r>
            <w:r>
              <w:rPr>
                <w:noProof/>
                <w:webHidden/>
              </w:rPr>
            </w:r>
          </w:ins>
          <w:r>
            <w:rPr>
              <w:noProof/>
              <w:webHidden/>
            </w:rPr>
            <w:fldChar w:fldCharType="separate"/>
          </w:r>
          <w:ins w:id="888" w:author="David Osornio [2]" w:date="2020-06-05T21:29:00Z">
            <w:r>
              <w:rPr>
                <w:noProof/>
                <w:webHidden/>
              </w:rPr>
              <w:t>8</w:t>
            </w:r>
            <w:r>
              <w:rPr>
                <w:noProof/>
                <w:webHidden/>
              </w:rPr>
              <w:fldChar w:fldCharType="end"/>
            </w:r>
            <w:r w:rsidRPr="00712E70">
              <w:rPr>
                <w:rStyle w:val="Hipervnculo"/>
                <w:noProof/>
              </w:rPr>
              <w:fldChar w:fldCharType="end"/>
            </w:r>
          </w:ins>
        </w:p>
        <w:p w14:paraId="523D50C6" w14:textId="64FF5DB5" w:rsidR="009C4CC2" w:rsidRDefault="009C4CC2">
          <w:pPr>
            <w:pStyle w:val="TDC4"/>
            <w:tabs>
              <w:tab w:val="right" w:leader="underscore" w:pos="9962"/>
            </w:tabs>
            <w:rPr>
              <w:ins w:id="889" w:author="David Osornio [2]" w:date="2020-06-05T21:29:00Z"/>
              <w:rFonts w:eastAsiaTheme="minorEastAsia" w:cstheme="minorBidi"/>
              <w:noProof/>
              <w:kern w:val="0"/>
              <w:sz w:val="22"/>
              <w:szCs w:val="22"/>
              <w:lang w:eastAsia="es-MX" w:bidi="ar-SA"/>
            </w:rPr>
          </w:pPr>
          <w:ins w:id="890"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"_Toc42285024"</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Reservas</w:t>
            </w:r>
            <w:r>
              <w:rPr>
                <w:noProof/>
                <w:webHidden/>
              </w:rPr>
              <w:tab/>
            </w:r>
            <w:r>
              <w:rPr>
                <w:noProof/>
                <w:webHidden/>
              </w:rPr>
              <w:fldChar w:fldCharType="begin"/>
            </w:r>
            <w:r>
              <w:rPr>
                <w:noProof/>
                <w:webHidden/>
              </w:rPr>
              <w:instrText xml:space="preserve"> PAGEREF _Toc42285024 \h </w:instrText>
            </w:r>
            <w:r>
              <w:rPr>
                <w:noProof/>
                <w:webHidden/>
              </w:rPr>
            </w:r>
          </w:ins>
          <w:r>
            <w:rPr>
              <w:noProof/>
              <w:webHidden/>
            </w:rPr>
            <w:fldChar w:fldCharType="separate"/>
          </w:r>
          <w:ins w:id="891" w:author="David Osornio [2]" w:date="2020-06-05T21:29:00Z">
            <w:r>
              <w:rPr>
                <w:noProof/>
                <w:webHidden/>
              </w:rPr>
              <w:t>9</w:t>
            </w:r>
            <w:r>
              <w:rPr>
                <w:noProof/>
                <w:webHidden/>
              </w:rPr>
              <w:fldChar w:fldCharType="end"/>
            </w:r>
            <w:r w:rsidRPr="00712E70">
              <w:rPr>
                <w:rStyle w:val="Hipervnculo"/>
                <w:noProof/>
              </w:rPr>
              <w:fldChar w:fldCharType="end"/>
            </w:r>
          </w:ins>
        </w:p>
        <w:p w14:paraId="15509B8B" w14:textId="77AFA34C" w:rsidR="009C4CC2" w:rsidRDefault="009C4CC2">
          <w:pPr>
            <w:pStyle w:val="TDC4"/>
            <w:tabs>
              <w:tab w:val="right" w:leader="underscore" w:pos="9962"/>
            </w:tabs>
            <w:rPr>
              <w:ins w:id="892" w:author="David Osornio [2]" w:date="2020-06-05T21:29:00Z"/>
              <w:rFonts w:eastAsiaTheme="minorEastAsia" w:cstheme="minorBidi"/>
              <w:noProof/>
              <w:kern w:val="0"/>
              <w:sz w:val="22"/>
              <w:szCs w:val="22"/>
              <w:lang w:eastAsia="es-MX" w:bidi="ar-SA"/>
            </w:rPr>
          </w:pPr>
          <w:ins w:id="893"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"_Toc42285025"</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Principal hotel San Luis Taxhimay</w:t>
            </w:r>
            <w:r>
              <w:rPr>
                <w:noProof/>
                <w:webHidden/>
              </w:rPr>
              <w:tab/>
            </w:r>
            <w:r>
              <w:rPr>
                <w:noProof/>
                <w:webHidden/>
              </w:rPr>
              <w:fldChar w:fldCharType="begin"/>
            </w:r>
            <w:r>
              <w:rPr>
                <w:noProof/>
                <w:webHidden/>
              </w:rPr>
              <w:instrText xml:space="preserve"> PAGEREF _Toc42285025 \h </w:instrText>
            </w:r>
            <w:r>
              <w:rPr>
                <w:noProof/>
                <w:webHidden/>
              </w:rPr>
            </w:r>
          </w:ins>
          <w:r>
            <w:rPr>
              <w:noProof/>
              <w:webHidden/>
            </w:rPr>
            <w:fldChar w:fldCharType="separate"/>
          </w:r>
          <w:ins w:id="894" w:author="David Osornio [2]" w:date="2020-06-05T21:29:00Z">
            <w:r>
              <w:rPr>
                <w:noProof/>
                <w:webHidden/>
              </w:rPr>
              <w:t>11</w:t>
            </w:r>
            <w:r>
              <w:rPr>
                <w:noProof/>
                <w:webHidden/>
              </w:rPr>
              <w:fldChar w:fldCharType="end"/>
            </w:r>
            <w:r w:rsidRPr="00712E70">
              <w:rPr>
                <w:rStyle w:val="Hipervnculo"/>
                <w:noProof/>
              </w:rPr>
              <w:fldChar w:fldCharType="end"/>
            </w:r>
          </w:ins>
        </w:p>
        <w:p w14:paraId="506BCE48" w14:textId="02076724" w:rsidR="009C4CC2" w:rsidRDefault="009C4CC2">
          <w:pPr>
            <w:pStyle w:val="TDC4"/>
            <w:tabs>
              <w:tab w:val="right" w:leader="underscore" w:pos="9962"/>
            </w:tabs>
            <w:rPr>
              <w:ins w:id="895" w:author="David Osornio [2]" w:date="2020-06-05T21:29:00Z"/>
              <w:rFonts w:eastAsiaTheme="minorEastAsia" w:cstheme="minorBidi"/>
              <w:noProof/>
              <w:kern w:val="0"/>
              <w:sz w:val="22"/>
              <w:szCs w:val="22"/>
              <w:lang w:eastAsia="es-MX" w:bidi="ar-SA"/>
            </w:rPr>
          </w:pPr>
          <w:ins w:id="896"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"_Toc42285026"</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Habitaciones</w:t>
            </w:r>
            <w:r>
              <w:rPr>
                <w:noProof/>
                <w:webHidden/>
              </w:rPr>
              <w:tab/>
            </w:r>
            <w:r>
              <w:rPr>
                <w:noProof/>
                <w:webHidden/>
              </w:rPr>
              <w:fldChar w:fldCharType="begin"/>
            </w:r>
            <w:r>
              <w:rPr>
                <w:noProof/>
                <w:webHidden/>
              </w:rPr>
              <w:instrText xml:space="preserve"> PAGEREF _Toc42285026 \h </w:instrText>
            </w:r>
            <w:r>
              <w:rPr>
                <w:noProof/>
                <w:webHidden/>
              </w:rPr>
            </w:r>
          </w:ins>
          <w:r>
            <w:rPr>
              <w:noProof/>
              <w:webHidden/>
            </w:rPr>
            <w:fldChar w:fldCharType="separate"/>
          </w:r>
          <w:ins w:id="897" w:author="David Osornio [2]" w:date="2020-06-05T21:29:00Z">
            <w:r>
              <w:rPr>
                <w:noProof/>
                <w:webHidden/>
              </w:rPr>
              <w:t>12</w:t>
            </w:r>
            <w:r>
              <w:rPr>
                <w:noProof/>
                <w:webHidden/>
              </w:rPr>
              <w:fldChar w:fldCharType="end"/>
            </w:r>
            <w:r w:rsidRPr="00712E70">
              <w:rPr>
                <w:rStyle w:val="Hipervnculo"/>
                <w:noProof/>
              </w:rPr>
              <w:fldChar w:fldCharType="end"/>
            </w:r>
          </w:ins>
        </w:p>
        <w:p w14:paraId="52D56F21" w14:textId="6BC8DC3D" w:rsidR="009C4CC2" w:rsidRDefault="009C4CC2">
          <w:pPr>
            <w:pStyle w:val="TDC4"/>
            <w:tabs>
              <w:tab w:val="right" w:leader="underscore" w:pos="9962"/>
            </w:tabs>
            <w:rPr>
              <w:ins w:id="898" w:author="David Osornio [2]" w:date="2020-06-05T21:29:00Z"/>
              <w:rFonts w:eastAsiaTheme="minorEastAsia" w:cstheme="minorBidi"/>
              <w:noProof/>
              <w:kern w:val="0"/>
              <w:sz w:val="22"/>
              <w:szCs w:val="22"/>
              <w:lang w:eastAsia="es-MX" w:bidi="ar-SA"/>
            </w:rPr>
          </w:pPr>
          <w:ins w:id="899"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"_Toc42285027"</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Servicios</w:t>
            </w:r>
            <w:r>
              <w:rPr>
                <w:noProof/>
                <w:webHidden/>
              </w:rPr>
              <w:tab/>
            </w:r>
            <w:r>
              <w:rPr>
                <w:noProof/>
                <w:webHidden/>
              </w:rPr>
              <w:fldChar w:fldCharType="begin"/>
            </w:r>
            <w:r>
              <w:rPr>
                <w:noProof/>
                <w:webHidden/>
              </w:rPr>
              <w:instrText xml:space="preserve"> PAGEREF _Toc42285027 \h </w:instrText>
            </w:r>
            <w:r>
              <w:rPr>
                <w:noProof/>
                <w:webHidden/>
              </w:rPr>
            </w:r>
          </w:ins>
          <w:r>
            <w:rPr>
              <w:noProof/>
              <w:webHidden/>
            </w:rPr>
            <w:fldChar w:fldCharType="separate"/>
          </w:r>
          <w:ins w:id="900" w:author="David Osornio [2]" w:date="2020-06-05T21:29:00Z">
            <w:r>
              <w:rPr>
                <w:noProof/>
                <w:webHidden/>
              </w:rPr>
              <w:t>13</w:t>
            </w:r>
            <w:r>
              <w:rPr>
                <w:noProof/>
                <w:webHidden/>
              </w:rPr>
              <w:fldChar w:fldCharType="end"/>
            </w:r>
            <w:r w:rsidRPr="00712E70">
              <w:rPr>
                <w:rStyle w:val="Hipervnculo"/>
                <w:noProof/>
              </w:rPr>
              <w:fldChar w:fldCharType="end"/>
            </w:r>
          </w:ins>
        </w:p>
        <w:p w14:paraId="6115300F" w14:textId="5B2F36E9" w:rsidR="009C4CC2" w:rsidRDefault="009C4CC2">
          <w:pPr>
            <w:pStyle w:val="TDC4"/>
            <w:tabs>
              <w:tab w:val="right" w:leader="underscore" w:pos="9962"/>
            </w:tabs>
            <w:rPr>
              <w:ins w:id="901" w:author="David Osornio [2]" w:date="2020-06-05T21:29:00Z"/>
              <w:rFonts w:eastAsiaTheme="minorEastAsia" w:cstheme="minorBidi"/>
              <w:noProof/>
              <w:kern w:val="0"/>
              <w:sz w:val="22"/>
              <w:szCs w:val="22"/>
              <w:lang w:eastAsia="es-MX" w:bidi="ar-SA"/>
            </w:rPr>
          </w:pPr>
          <w:ins w:id="902"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"_Toc42285028"</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Galería</w:t>
            </w:r>
            <w:r>
              <w:rPr>
                <w:noProof/>
                <w:webHidden/>
              </w:rPr>
              <w:tab/>
            </w:r>
            <w:r>
              <w:rPr>
                <w:noProof/>
                <w:webHidden/>
              </w:rPr>
              <w:fldChar w:fldCharType="begin"/>
            </w:r>
            <w:r>
              <w:rPr>
                <w:noProof/>
                <w:webHidden/>
              </w:rPr>
              <w:instrText xml:space="preserve"> PAGEREF _Toc42285028 \h </w:instrText>
            </w:r>
            <w:r>
              <w:rPr>
                <w:noProof/>
                <w:webHidden/>
              </w:rPr>
            </w:r>
          </w:ins>
          <w:r>
            <w:rPr>
              <w:noProof/>
              <w:webHidden/>
            </w:rPr>
            <w:fldChar w:fldCharType="separate"/>
          </w:r>
          <w:ins w:id="903" w:author="David Osornio [2]" w:date="2020-06-05T21:29:00Z">
            <w:r>
              <w:rPr>
                <w:noProof/>
                <w:webHidden/>
              </w:rPr>
              <w:t>14</w:t>
            </w:r>
            <w:r>
              <w:rPr>
                <w:noProof/>
                <w:webHidden/>
              </w:rPr>
              <w:fldChar w:fldCharType="end"/>
            </w:r>
            <w:r w:rsidRPr="00712E70">
              <w:rPr>
                <w:rStyle w:val="Hipervnculo"/>
                <w:noProof/>
              </w:rPr>
              <w:fldChar w:fldCharType="end"/>
            </w:r>
          </w:ins>
        </w:p>
        <w:p w14:paraId="04E19EF2" w14:textId="3CA34E63" w:rsidR="009C4CC2" w:rsidRDefault="009C4CC2">
          <w:pPr>
            <w:pStyle w:val="TDC4"/>
            <w:tabs>
              <w:tab w:val="right" w:leader="underscore" w:pos="9962"/>
            </w:tabs>
            <w:rPr>
              <w:ins w:id="904" w:author="David Osornio [2]" w:date="2020-06-05T21:29:00Z"/>
              <w:rFonts w:eastAsiaTheme="minorEastAsia" w:cstheme="minorBidi"/>
              <w:noProof/>
              <w:kern w:val="0"/>
              <w:sz w:val="22"/>
              <w:szCs w:val="22"/>
              <w:lang w:eastAsia="es-MX" w:bidi="ar-SA"/>
            </w:rPr>
          </w:pPr>
          <w:ins w:id="905"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"_Toc42285029"</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Ubicación</w:t>
            </w:r>
            <w:r>
              <w:rPr>
                <w:noProof/>
                <w:webHidden/>
              </w:rPr>
              <w:tab/>
            </w:r>
            <w:r>
              <w:rPr>
                <w:noProof/>
                <w:webHidden/>
              </w:rPr>
              <w:fldChar w:fldCharType="begin"/>
            </w:r>
            <w:r>
              <w:rPr>
                <w:noProof/>
                <w:webHidden/>
              </w:rPr>
              <w:instrText xml:space="preserve"> PAGEREF _Toc42285029 \h </w:instrText>
            </w:r>
            <w:r>
              <w:rPr>
                <w:noProof/>
                <w:webHidden/>
              </w:rPr>
            </w:r>
          </w:ins>
          <w:r>
            <w:rPr>
              <w:noProof/>
              <w:webHidden/>
            </w:rPr>
            <w:fldChar w:fldCharType="separate"/>
          </w:r>
          <w:ins w:id="906" w:author="David Osornio [2]" w:date="2020-06-05T21:29:00Z">
            <w:r>
              <w:rPr>
                <w:noProof/>
                <w:webHidden/>
              </w:rPr>
              <w:t>15</w:t>
            </w:r>
            <w:r>
              <w:rPr>
                <w:noProof/>
                <w:webHidden/>
              </w:rPr>
              <w:fldChar w:fldCharType="end"/>
            </w:r>
            <w:r w:rsidRPr="00712E70">
              <w:rPr>
                <w:rStyle w:val="Hipervnculo"/>
                <w:noProof/>
              </w:rPr>
              <w:fldChar w:fldCharType="end"/>
            </w:r>
          </w:ins>
        </w:p>
        <w:p w14:paraId="5E9B682E" w14:textId="6618B4CB" w:rsidR="009C4CC2" w:rsidRDefault="009C4CC2">
          <w:pPr>
            <w:pStyle w:val="TDC4"/>
            <w:tabs>
              <w:tab w:val="right" w:leader="underscore" w:pos="9962"/>
            </w:tabs>
            <w:rPr>
              <w:ins w:id="907" w:author="David Osornio [2]" w:date="2020-06-05T21:29:00Z"/>
              <w:rFonts w:eastAsiaTheme="minorEastAsia" w:cstheme="minorBidi"/>
              <w:noProof/>
              <w:kern w:val="0"/>
              <w:sz w:val="22"/>
              <w:szCs w:val="22"/>
              <w:lang w:eastAsia="es-MX" w:bidi="ar-SA"/>
            </w:rPr>
          </w:pPr>
          <w:ins w:id="908"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"_Toc42285030"</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Cuestiones de optimización del interfaz de usuario</w:t>
            </w:r>
            <w:r>
              <w:rPr>
                <w:noProof/>
                <w:webHidden/>
              </w:rPr>
              <w:tab/>
            </w:r>
            <w:r>
              <w:rPr>
                <w:noProof/>
                <w:webHidden/>
              </w:rPr>
              <w:fldChar w:fldCharType="begin"/>
            </w:r>
            <w:r>
              <w:rPr>
                <w:noProof/>
                <w:webHidden/>
              </w:rPr>
              <w:instrText xml:space="preserve"> PAGEREF _Toc42285030 \h </w:instrText>
            </w:r>
            <w:r>
              <w:rPr>
                <w:noProof/>
                <w:webHidden/>
              </w:rPr>
            </w:r>
          </w:ins>
          <w:r>
            <w:rPr>
              <w:noProof/>
              <w:webHidden/>
            </w:rPr>
            <w:fldChar w:fldCharType="separate"/>
          </w:r>
          <w:ins w:id="909" w:author="David Osornio [2]" w:date="2020-06-05T21:29:00Z">
            <w:r>
              <w:rPr>
                <w:noProof/>
                <w:webHidden/>
              </w:rPr>
              <w:t>16</w:t>
            </w:r>
            <w:r>
              <w:rPr>
                <w:noProof/>
                <w:webHidden/>
              </w:rPr>
              <w:fldChar w:fldCharType="end"/>
            </w:r>
            <w:r w:rsidRPr="00712E70">
              <w:rPr>
                <w:rStyle w:val="Hipervnculo"/>
                <w:noProof/>
              </w:rPr>
              <w:fldChar w:fldCharType="end"/>
            </w:r>
          </w:ins>
        </w:p>
        <w:p w14:paraId="0AF88461" w14:textId="765256F7" w:rsidR="009C4CC2" w:rsidRDefault="009C4CC2">
          <w:pPr>
            <w:pStyle w:val="TDC3"/>
            <w:tabs>
              <w:tab w:val="right" w:leader="underscore" w:pos="9962"/>
            </w:tabs>
            <w:rPr>
              <w:ins w:id="910" w:author="David Osornio [2]" w:date="2020-06-05T21:29:00Z"/>
              <w:rFonts w:eastAsiaTheme="minorEastAsia" w:cstheme="minorBidi"/>
              <w:noProof/>
              <w:kern w:val="0"/>
              <w:sz w:val="22"/>
              <w:szCs w:val="22"/>
              <w:lang w:eastAsia="es-MX" w:bidi="ar-SA"/>
            </w:rPr>
          </w:pPr>
          <w:ins w:id="911"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"_Toc42285031"</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Interfaces hardware</w:t>
            </w:r>
            <w:r>
              <w:rPr>
                <w:noProof/>
                <w:webHidden/>
              </w:rPr>
              <w:tab/>
            </w:r>
            <w:r>
              <w:rPr>
                <w:noProof/>
                <w:webHidden/>
              </w:rPr>
              <w:fldChar w:fldCharType="begin"/>
            </w:r>
            <w:r>
              <w:rPr>
                <w:noProof/>
                <w:webHidden/>
              </w:rPr>
              <w:instrText xml:space="preserve"> PAGEREF _Toc42285031 \h </w:instrText>
            </w:r>
            <w:r>
              <w:rPr>
                <w:noProof/>
                <w:webHidden/>
              </w:rPr>
            </w:r>
          </w:ins>
          <w:r>
            <w:rPr>
              <w:noProof/>
              <w:webHidden/>
            </w:rPr>
            <w:fldChar w:fldCharType="separate"/>
          </w:r>
          <w:ins w:id="912" w:author="David Osornio [2]" w:date="2020-06-05T21:29:00Z">
            <w:r>
              <w:rPr>
                <w:noProof/>
                <w:webHidden/>
              </w:rPr>
              <w:t>16</w:t>
            </w:r>
            <w:r>
              <w:rPr>
                <w:noProof/>
                <w:webHidden/>
              </w:rPr>
              <w:fldChar w:fldCharType="end"/>
            </w:r>
            <w:r w:rsidRPr="00712E70">
              <w:rPr>
                <w:rStyle w:val="Hipervnculo"/>
                <w:noProof/>
              </w:rPr>
              <w:fldChar w:fldCharType="end"/>
            </w:r>
          </w:ins>
        </w:p>
        <w:p w14:paraId="7AFB44A4" w14:textId="0D3593DF" w:rsidR="009C4CC2" w:rsidRDefault="009C4CC2">
          <w:pPr>
            <w:pStyle w:val="TDC3"/>
            <w:tabs>
              <w:tab w:val="right" w:leader="underscore" w:pos="9962"/>
            </w:tabs>
            <w:rPr>
              <w:ins w:id="913" w:author="David Osornio [2]" w:date="2020-06-05T21:29:00Z"/>
              <w:rFonts w:eastAsiaTheme="minorEastAsia" w:cstheme="minorBidi"/>
              <w:noProof/>
              <w:kern w:val="0"/>
              <w:sz w:val="22"/>
              <w:szCs w:val="22"/>
              <w:lang w:eastAsia="es-MX" w:bidi="ar-SA"/>
            </w:rPr>
          </w:pPr>
          <w:ins w:id="914"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"_Toc42285032"</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Interfaces software</w:t>
            </w:r>
            <w:r>
              <w:rPr>
                <w:noProof/>
                <w:webHidden/>
              </w:rPr>
              <w:tab/>
            </w:r>
            <w:r>
              <w:rPr>
                <w:noProof/>
                <w:webHidden/>
              </w:rPr>
              <w:fldChar w:fldCharType="begin"/>
            </w:r>
            <w:r>
              <w:rPr>
                <w:noProof/>
                <w:webHidden/>
              </w:rPr>
              <w:instrText xml:space="preserve"> PAGEREF _Toc42285032 \h </w:instrText>
            </w:r>
            <w:r>
              <w:rPr>
                <w:noProof/>
                <w:webHidden/>
              </w:rPr>
            </w:r>
          </w:ins>
          <w:r>
            <w:rPr>
              <w:noProof/>
              <w:webHidden/>
            </w:rPr>
            <w:fldChar w:fldCharType="separate"/>
          </w:r>
          <w:ins w:id="915" w:author="David Osornio [2]" w:date="2020-06-05T21:29:00Z">
            <w:r>
              <w:rPr>
                <w:noProof/>
                <w:webHidden/>
              </w:rPr>
              <w:t>16</w:t>
            </w:r>
            <w:r>
              <w:rPr>
                <w:noProof/>
                <w:webHidden/>
              </w:rPr>
              <w:fldChar w:fldCharType="end"/>
            </w:r>
            <w:r w:rsidRPr="00712E70">
              <w:rPr>
                <w:rStyle w:val="Hipervnculo"/>
                <w:noProof/>
              </w:rPr>
              <w:fldChar w:fldCharType="end"/>
            </w:r>
          </w:ins>
        </w:p>
        <w:p w14:paraId="14854BC1" w14:textId="2843759C" w:rsidR="009C4CC2" w:rsidRDefault="009C4CC2">
          <w:pPr>
            <w:pStyle w:val="TDC4"/>
            <w:tabs>
              <w:tab w:val="right" w:leader="underscore" w:pos="9962"/>
            </w:tabs>
            <w:rPr>
              <w:ins w:id="916" w:author="David Osornio [2]" w:date="2020-06-05T21:29:00Z"/>
              <w:rFonts w:eastAsiaTheme="minorEastAsia" w:cstheme="minorBidi"/>
              <w:noProof/>
              <w:kern w:val="0"/>
              <w:sz w:val="22"/>
              <w:szCs w:val="22"/>
              <w:lang w:eastAsia="es-MX" w:bidi="ar-SA"/>
            </w:rPr>
          </w:pPr>
          <w:ins w:id="917"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"_Toc42285033"</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Descripción del producto software utilizado</w:t>
            </w:r>
            <w:r>
              <w:rPr>
                <w:noProof/>
                <w:webHidden/>
              </w:rPr>
              <w:tab/>
            </w:r>
            <w:r>
              <w:rPr>
                <w:noProof/>
                <w:webHidden/>
              </w:rPr>
              <w:fldChar w:fldCharType="begin"/>
            </w:r>
            <w:r>
              <w:rPr>
                <w:noProof/>
                <w:webHidden/>
              </w:rPr>
              <w:instrText xml:space="preserve"> PAGEREF _Toc42285033 \h </w:instrText>
            </w:r>
            <w:r>
              <w:rPr>
                <w:noProof/>
                <w:webHidden/>
              </w:rPr>
            </w:r>
          </w:ins>
          <w:r>
            <w:rPr>
              <w:noProof/>
              <w:webHidden/>
            </w:rPr>
            <w:fldChar w:fldCharType="separate"/>
          </w:r>
          <w:ins w:id="918" w:author="David Osornio [2]" w:date="2020-06-05T21:29:00Z">
            <w:r>
              <w:rPr>
                <w:noProof/>
                <w:webHidden/>
              </w:rPr>
              <w:t>16</w:t>
            </w:r>
            <w:r>
              <w:rPr>
                <w:noProof/>
                <w:webHidden/>
              </w:rPr>
              <w:fldChar w:fldCharType="end"/>
            </w:r>
            <w:r w:rsidRPr="00712E70">
              <w:rPr>
                <w:rStyle w:val="Hipervnculo"/>
                <w:noProof/>
              </w:rPr>
              <w:fldChar w:fldCharType="end"/>
            </w:r>
          </w:ins>
        </w:p>
        <w:p w14:paraId="58B7EE79" w14:textId="2CD0C2AC" w:rsidR="009C4CC2" w:rsidRDefault="009C4CC2">
          <w:pPr>
            <w:pStyle w:val="TDC4"/>
            <w:tabs>
              <w:tab w:val="right" w:leader="underscore" w:pos="9962"/>
            </w:tabs>
            <w:rPr>
              <w:ins w:id="919" w:author="David Osornio [2]" w:date="2020-06-05T21:29:00Z"/>
              <w:rFonts w:eastAsiaTheme="minorEastAsia" w:cstheme="minorBidi"/>
              <w:noProof/>
              <w:kern w:val="0"/>
              <w:sz w:val="22"/>
              <w:szCs w:val="22"/>
              <w:lang w:eastAsia="es-MX" w:bidi="ar-SA"/>
            </w:rPr>
          </w:pPr>
          <w:ins w:id="920"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"_Toc42285034"</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Propósito del interfaz</w:t>
            </w:r>
            <w:r>
              <w:rPr>
                <w:noProof/>
                <w:webHidden/>
              </w:rPr>
              <w:tab/>
            </w:r>
            <w:r>
              <w:rPr>
                <w:noProof/>
                <w:webHidden/>
              </w:rPr>
              <w:fldChar w:fldCharType="begin"/>
            </w:r>
            <w:r>
              <w:rPr>
                <w:noProof/>
                <w:webHidden/>
              </w:rPr>
              <w:instrText xml:space="preserve"> PAGEREF _Toc42285034 \h </w:instrText>
            </w:r>
            <w:r>
              <w:rPr>
                <w:noProof/>
                <w:webHidden/>
              </w:rPr>
            </w:r>
          </w:ins>
          <w:r>
            <w:rPr>
              <w:noProof/>
              <w:webHidden/>
            </w:rPr>
            <w:fldChar w:fldCharType="separate"/>
          </w:r>
          <w:ins w:id="921" w:author="David Osornio [2]" w:date="2020-06-05T21:29:00Z">
            <w:r>
              <w:rPr>
                <w:noProof/>
                <w:webHidden/>
              </w:rPr>
              <w:t>16</w:t>
            </w:r>
            <w:r>
              <w:rPr>
                <w:noProof/>
                <w:webHidden/>
              </w:rPr>
              <w:fldChar w:fldCharType="end"/>
            </w:r>
            <w:r w:rsidRPr="00712E70">
              <w:rPr>
                <w:rStyle w:val="Hipervnculo"/>
                <w:noProof/>
              </w:rPr>
              <w:fldChar w:fldCharType="end"/>
            </w:r>
          </w:ins>
        </w:p>
        <w:p w14:paraId="23447D1D" w14:textId="318C33F8" w:rsidR="009C4CC2" w:rsidRDefault="009C4CC2">
          <w:pPr>
            <w:pStyle w:val="TDC4"/>
            <w:tabs>
              <w:tab w:val="right" w:leader="underscore" w:pos="9962"/>
            </w:tabs>
            <w:rPr>
              <w:ins w:id="922" w:author="David Osornio [2]" w:date="2020-06-05T21:29:00Z"/>
              <w:rFonts w:eastAsiaTheme="minorEastAsia" w:cstheme="minorBidi"/>
              <w:noProof/>
              <w:kern w:val="0"/>
              <w:sz w:val="22"/>
              <w:szCs w:val="22"/>
              <w:lang w:eastAsia="es-MX" w:bidi="ar-SA"/>
            </w:rPr>
          </w:pPr>
          <w:ins w:id="923"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"_Toc42285035"</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Definición del interfaz: contenido y formato</w:t>
            </w:r>
            <w:r>
              <w:rPr>
                <w:noProof/>
                <w:webHidden/>
              </w:rPr>
              <w:tab/>
            </w:r>
            <w:r>
              <w:rPr>
                <w:noProof/>
                <w:webHidden/>
              </w:rPr>
              <w:fldChar w:fldCharType="begin"/>
            </w:r>
            <w:r>
              <w:rPr>
                <w:noProof/>
                <w:webHidden/>
              </w:rPr>
              <w:instrText xml:space="preserve"> PAGEREF _Toc42285035 \h </w:instrText>
            </w:r>
            <w:r>
              <w:rPr>
                <w:noProof/>
                <w:webHidden/>
              </w:rPr>
            </w:r>
          </w:ins>
          <w:r>
            <w:rPr>
              <w:noProof/>
              <w:webHidden/>
            </w:rPr>
            <w:fldChar w:fldCharType="separate"/>
          </w:r>
          <w:ins w:id="924" w:author="David Osornio [2]" w:date="2020-06-05T21:29:00Z">
            <w:r>
              <w:rPr>
                <w:noProof/>
                <w:webHidden/>
              </w:rPr>
              <w:t>16</w:t>
            </w:r>
            <w:r>
              <w:rPr>
                <w:noProof/>
                <w:webHidden/>
              </w:rPr>
              <w:fldChar w:fldCharType="end"/>
            </w:r>
            <w:r w:rsidRPr="00712E70">
              <w:rPr>
                <w:rStyle w:val="Hipervnculo"/>
                <w:noProof/>
              </w:rPr>
              <w:fldChar w:fldCharType="end"/>
            </w:r>
          </w:ins>
        </w:p>
        <w:p w14:paraId="15807D42" w14:textId="19E65E78" w:rsidR="009C4CC2" w:rsidRDefault="009C4CC2">
          <w:pPr>
            <w:pStyle w:val="TDC3"/>
            <w:tabs>
              <w:tab w:val="right" w:leader="underscore" w:pos="9962"/>
            </w:tabs>
            <w:rPr>
              <w:ins w:id="925" w:author="David Osornio [2]" w:date="2020-06-05T21:29:00Z"/>
              <w:rFonts w:eastAsiaTheme="minorEastAsia" w:cstheme="minorBidi"/>
              <w:noProof/>
              <w:kern w:val="0"/>
              <w:sz w:val="22"/>
              <w:szCs w:val="22"/>
              <w:lang w:eastAsia="es-MX" w:bidi="ar-SA"/>
            </w:rPr>
          </w:pPr>
          <w:ins w:id="926"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"_Toc42285036"</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Interfaces de comunicaciones</w:t>
            </w:r>
            <w:r>
              <w:rPr>
                <w:noProof/>
                <w:webHidden/>
              </w:rPr>
              <w:tab/>
            </w:r>
            <w:r>
              <w:rPr>
                <w:noProof/>
                <w:webHidden/>
              </w:rPr>
              <w:fldChar w:fldCharType="begin"/>
            </w:r>
            <w:r>
              <w:rPr>
                <w:noProof/>
                <w:webHidden/>
              </w:rPr>
              <w:instrText xml:space="preserve"> PAGEREF _Toc42285036 \h </w:instrText>
            </w:r>
            <w:r>
              <w:rPr>
                <w:noProof/>
                <w:webHidden/>
              </w:rPr>
            </w:r>
          </w:ins>
          <w:r>
            <w:rPr>
              <w:noProof/>
              <w:webHidden/>
            </w:rPr>
            <w:fldChar w:fldCharType="separate"/>
          </w:r>
          <w:ins w:id="927" w:author="David Osornio [2]" w:date="2020-06-05T21:29:00Z">
            <w:r>
              <w:rPr>
                <w:noProof/>
                <w:webHidden/>
              </w:rPr>
              <w:t>16</w:t>
            </w:r>
            <w:r>
              <w:rPr>
                <w:noProof/>
                <w:webHidden/>
              </w:rPr>
              <w:fldChar w:fldCharType="end"/>
            </w:r>
            <w:r w:rsidRPr="00712E70">
              <w:rPr>
                <w:rStyle w:val="Hipervnculo"/>
                <w:noProof/>
              </w:rPr>
              <w:fldChar w:fldCharType="end"/>
            </w:r>
          </w:ins>
        </w:p>
        <w:p w14:paraId="7D51F788" w14:textId="6DA45BFF" w:rsidR="009C4CC2" w:rsidRDefault="009C4CC2">
          <w:pPr>
            <w:pStyle w:val="TDC3"/>
            <w:tabs>
              <w:tab w:val="right" w:leader="underscore" w:pos="9962"/>
            </w:tabs>
            <w:rPr>
              <w:ins w:id="928" w:author="David Osornio [2]" w:date="2020-06-05T21:29:00Z"/>
              <w:rFonts w:eastAsiaTheme="minorEastAsia" w:cstheme="minorBidi"/>
              <w:noProof/>
              <w:kern w:val="0"/>
              <w:sz w:val="22"/>
              <w:szCs w:val="22"/>
              <w:lang w:eastAsia="es-MX" w:bidi="ar-SA"/>
            </w:rPr>
          </w:pPr>
          <w:ins w:id="929"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"_Toc42285037"</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Limitaciones de memoria</w:t>
            </w:r>
            <w:r>
              <w:rPr>
                <w:noProof/>
                <w:webHidden/>
              </w:rPr>
              <w:tab/>
            </w:r>
            <w:r>
              <w:rPr>
                <w:noProof/>
                <w:webHidden/>
              </w:rPr>
              <w:fldChar w:fldCharType="begin"/>
            </w:r>
            <w:r>
              <w:rPr>
                <w:noProof/>
                <w:webHidden/>
              </w:rPr>
              <w:instrText xml:space="preserve"> PAGEREF _Toc42285037 \h </w:instrText>
            </w:r>
            <w:r>
              <w:rPr>
                <w:noProof/>
                <w:webHidden/>
              </w:rPr>
            </w:r>
          </w:ins>
          <w:r>
            <w:rPr>
              <w:noProof/>
              <w:webHidden/>
            </w:rPr>
            <w:fldChar w:fldCharType="separate"/>
          </w:r>
          <w:ins w:id="930" w:author="David Osornio [2]" w:date="2020-06-05T21:29:00Z">
            <w:r>
              <w:rPr>
                <w:noProof/>
                <w:webHidden/>
              </w:rPr>
              <w:t>16</w:t>
            </w:r>
            <w:r>
              <w:rPr>
                <w:noProof/>
                <w:webHidden/>
              </w:rPr>
              <w:fldChar w:fldCharType="end"/>
            </w:r>
            <w:r w:rsidRPr="00712E70">
              <w:rPr>
                <w:rStyle w:val="Hipervnculo"/>
                <w:noProof/>
              </w:rPr>
              <w:fldChar w:fldCharType="end"/>
            </w:r>
          </w:ins>
        </w:p>
        <w:p w14:paraId="4C922334" w14:textId="64F85022" w:rsidR="009C4CC2" w:rsidRDefault="009C4CC2">
          <w:pPr>
            <w:pStyle w:val="TDC3"/>
            <w:tabs>
              <w:tab w:val="right" w:leader="underscore" w:pos="9962"/>
            </w:tabs>
            <w:rPr>
              <w:ins w:id="931" w:author="David Osornio [2]" w:date="2020-06-05T21:29:00Z"/>
              <w:rFonts w:eastAsiaTheme="minorEastAsia" w:cstheme="minorBidi"/>
              <w:noProof/>
              <w:kern w:val="0"/>
              <w:sz w:val="22"/>
              <w:szCs w:val="22"/>
              <w:lang w:eastAsia="es-MX" w:bidi="ar-SA"/>
            </w:rPr>
          </w:pPr>
          <w:ins w:id="932"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"_Toc42285038"</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Operaciones</w:t>
            </w:r>
            <w:r>
              <w:rPr>
                <w:noProof/>
                <w:webHidden/>
              </w:rPr>
              <w:tab/>
            </w:r>
            <w:r>
              <w:rPr>
                <w:noProof/>
                <w:webHidden/>
              </w:rPr>
              <w:fldChar w:fldCharType="begin"/>
            </w:r>
            <w:r>
              <w:rPr>
                <w:noProof/>
                <w:webHidden/>
              </w:rPr>
              <w:instrText xml:space="preserve"> PAGEREF _Toc42285038 \h </w:instrText>
            </w:r>
            <w:r>
              <w:rPr>
                <w:noProof/>
                <w:webHidden/>
              </w:rPr>
            </w:r>
          </w:ins>
          <w:r>
            <w:rPr>
              <w:noProof/>
              <w:webHidden/>
            </w:rPr>
            <w:fldChar w:fldCharType="separate"/>
          </w:r>
          <w:ins w:id="933" w:author="David Osornio [2]" w:date="2020-06-05T21:29:00Z">
            <w:r>
              <w:rPr>
                <w:noProof/>
                <w:webHidden/>
              </w:rPr>
              <w:t>16</w:t>
            </w:r>
            <w:r>
              <w:rPr>
                <w:noProof/>
                <w:webHidden/>
              </w:rPr>
              <w:fldChar w:fldCharType="end"/>
            </w:r>
            <w:r w:rsidRPr="00712E70">
              <w:rPr>
                <w:rStyle w:val="Hipervnculo"/>
                <w:noProof/>
              </w:rPr>
              <w:fldChar w:fldCharType="end"/>
            </w:r>
          </w:ins>
        </w:p>
        <w:p w14:paraId="1D5D530A" w14:textId="0430FE0E" w:rsidR="009C4CC2" w:rsidRDefault="009C4CC2">
          <w:pPr>
            <w:pStyle w:val="TDC4"/>
            <w:tabs>
              <w:tab w:val="right" w:leader="underscore" w:pos="9962"/>
            </w:tabs>
            <w:rPr>
              <w:ins w:id="934" w:author="David Osornio [2]" w:date="2020-06-05T21:29:00Z"/>
              <w:rFonts w:eastAsiaTheme="minorEastAsia" w:cstheme="minorBidi"/>
              <w:noProof/>
              <w:kern w:val="0"/>
              <w:sz w:val="22"/>
              <w:szCs w:val="22"/>
              <w:lang w:eastAsia="es-MX" w:bidi="ar-SA"/>
            </w:rPr>
          </w:pPr>
          <w:ins w:id="935"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"_Toc42285039"</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Modos de operación de los distintos grupos de usuarios</w:t>
            </w:r>
            <w:r>
              <w:rPr>
                <w:noProof/>
                <w:webHidden/>
              </w:rPr>
              <w:tab/>
            </w:r>
            <w:r>
              <w:rPr>
                <w:noProof/>
                <w:webHidden/>
              </w:rPr>
              <w:fldChar w:fldCharType="begin"/>
            </w:r>
            <w:r>
              <w:rPr>
                <w:noProof/>
                <w:webHidden/>
              </w:rPr>
              <w:instrText xml:space="preserve"> PAGEREF _Toc42285039 \h </w:instrText>
            </w:r>
            <w:r>
              <w:rPr>
                <w:noProof/>
                <w:webHidden/>
              </w:rPr>
            </w:r>
          </w:ins>
          <w:r>
            <w:rPr>
              <w:noProof/>
              <w:webHidden/>
            </w:rPr>
            <w:fldChar w:fldCharType="separate"/>
          </w:r>
          <w:ins w:id="936" w:author="David Osornio [2]" w:date="2020-06-05T21:29:00Z">
            <w:r>
              <w:rPr>
                <w:noProof/>
                <w:webHidden/>
              </w:rPr>
              <w:t>16</w:t>
            </w:r>
            <w:r>
              <w:rPr>
                <w:noProof/>
                <w:webHidden/>
              </w:rPr>
              <w:fldChar w:fldCharType="end"/>
            </w:r>
            <w:r w:rsidRPr="00712E70">
              <w:rPr>
                <w:rStyle w:val="Hipervnculo"/>
                <w:noProof/>
              </w:rPr>
              <w:fldChar w:fldCharType="end"/>
            </w:r>
          </w:ins>
        </w:p>
        <w:p w14:paraId="2047759C" w14:textId="19C9C2C1" w:rsidR="009C4CC2" w:rsidRDefault="009C4CC2">
          <w:pPr>
            <w:pStyle w:val="TDC4"/>
            <w:tabs>
              <w:tab w:val="right" w:leader="underscore" w:pos="9962"/>
            </w:tabs>
            <w:rPr>
              <w:ins w:id="937" w:author="David Osornio [2]" w:date="2020-06-05T21:29:00Z"/>
              <w:rFonts w:eastAsiaTheme="minorEastAsia" w:cstheme="minorBidi"/>
              <w:noProof/>
              <w:kern w:val="0"/>
              <w:sz w:val="22"/>
              <w:szCs w:val="22"/>
              <w:lang w:eastAsia="es-MX" w:bidi="ar-SA"/>
            </w:rPr>
          </w:pPr>
          <w:ins w:id="938"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"_Toc42285040"</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Operaciones de backup y recuperación</w:t>
            </w:r>
            <w:r>
              <w:rPr>
                <w:noProof/>
                <w:webHidden/>
              </w:rPr>
              <w:tab/>
            </w:r>
            <w:r>
              <w:rPr>
                <w:noProof/>
                <w:webHidden/>
              </w:rPr>
              <w:fldChar w:fldCharType="begin"/>
            </w:r>
            <w:r>
              <w:rPr>
                <w:noProof/>
                <w:webHidden/>
              </w:rPr>
              <w:instrText xml:space="preserve"> PAGEREF _Toc42285040 \h </w:instrText>
            </w:r>
            <w:r>
              <w:rPr>
                <w:noProof/>
                <w:webHidden/>
              </w:rPr>
            </w:r>
          </w:ins>
          <w:r>
            <w:rPr>
              <w:noProof/>
              <w:webHidden/>
            </w:rPr>
            <w:fldChar w:fldCharType="separate"/>
          </w:r>
          <w:ins w:id="939" w:author="David Osornio [2]" w:date="2020-06-05T21:29:00Z">
            <w:r>
              <w:rPr>
                <w:noProof/>
                <w:webHidden/>
              </w:rPr>
              <w:t>17</w:t>
            </w:r>
            <w:r>
              <w:rPr>
                <w:noProof/>
                <w:webHidden/>
              </w:rPr>
              <w:fldChar w:fldCharType="end"/>
            </w:r>
            <w:r w:rsidRPr="00712E70">
              <w:rPr>
                <w:rStyle w:val="Hipervnculo"/>
                <w:noProof/>
              </w:rPr>
              <w:fldChar w:fldCharType="end"/>
            </w:r>
          </w:ins>
        </w:p>
        <w:p w14:paraId="7077A661" w14:textId="236F7A64" w:rsidR="009C4CC2" w:rsidRDefault="009C4CC2">
          <w:pPr>
            <w:pStyle w:val="TDC2"/>
            <w:tabs>
              <w:tab w:val="right" w:leader="underscore" w:pos="9962"/>
            </w:tabs>
            <w:rPr>
              <w:ins w:id="940" w:author="David Osornio [2]" w:date="2020-06-05T21:29:00Z"/>
              <w:rFonts w:eastAsiaTheme="minorEastAsia" w:cstheme="minorBidi"/>
              <w:b w:val="0"/>
              <w:bCs w:val="0"/>
              <w:noProof/>
              <w:kern w:val="0"/>
              <w:lang w:eastAsia="es-MX" w:bidi="ar-SA"/>
            </w:rPr>
          </w:pPr>
          <w:ins w:id="941"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"_Toc42285041"</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Funciones del producto</w:t>
            </w:r>
            <w:r>
              <w:rPr>
                <w:noProof/>
                <w:webHidden/>
              </w:rPr>
              <w:tab/>
            </w:r>
            <w:r>
              <w:rPr>
                <w:noProof/>
                <w:webHidden/>
              </w:rPr>
              <w:fldChar w:fldCharType="begin"/>
            </w:r>
            <w:r>
              <w:rPr>
                <w:noProof/>
                <w:webHidden/>
              </w:rPr>
              <w:instrText xml:space="preserve"> PAGEREF _Toc42285041 \h </w:instrText>
            </w:r>
            <w:r>
              <w:rPr>
                <w:noProof/>
                <w:webHidden/>
              </w:rPr>
            </w:r>
          </w:ins>
          <w:r>
            <w:rPr>
              <w:noProof/>
              <w:webHidden/>
            </w:rPr>
            <w:fldChar w:fldCharType="separate"/>
          </w:r>
          <w:ins w:id="942" w:author="David Osornio [2]" w:date="2020-06-05T21:29:00Z">
            <w:r>
              <w:rPr>
                <w:noProof/>
                <w:webHidden/>
              </w:rPr>
              <w:t>17</w:t>
            </w:r>
            <w:r>
              <w:rPr>
                <w:noProof/>
                <w:webHidden/>
              </w:rPr>
              <w:fldChar w:fldCharType="end"/>
            </w:r>
            <w:r w:rsidRPr="00712E70">
              <w:rPr>
                <w:rStyle w:val="Hipervnculo"/>
                <w:noProof/>
              </w:rPr>
              <w:fldChar w:fldCharType="end"/>
            </w:r>
          </w:ins>
        </w:p>
        <w:p w14:paraId="3936C6BB" w14:textId="13B34C68" w:rsidR="009C4CC2" w:rsidRDefault="009C4CC2">
          <w:pPr>
            <w:pStyle w:val="TDC2"/>
            <w:tabs>
              <w:tab w:val="right" w:leader="underscore" w:pos="9962"/>
            </w:tabs>
            <w:rPr>
              <w:ins w:id="943" w:author="David Osornio [2]" w:date="2020-06-05T21:29:00Z"/>
              <w:rFonts w:eastAsiaTheme="minorEastAsia" w:cstheme="minorBidi"/>
              <w:b w:val="0"/>
              <w:bCs w:val="0"/>
              <w:noProof/>
              <w:kern w:val="0"/>
              <w:lang w:eastAsia="es-MX" w:bidi="ar-SA"/>
            </w:rPr>
          </w:pPr>
          <w:ins w:id="944"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"_Toc42285042"</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Características de los usuarios</w:t>
            </w:r>
            <w:r>
              <w:rPr>
                <w:noProof/>
                <w:webHidden/>
              </w:rPr>
              <w:tab/>
            </w:r>
            <w:r>
              <w:rPr>
                <w:noProof/>
                <w:webHidden/>
              </w:rPr>
              <w:fldChar w:fldCharType="begin"/>
            </w:r>
            <w:r>
              <w:rPr>
                <w:noProof/>
                <w:webHidden/>
              </w:rPr>
              <w:instrText xml:space="preserve"> PAGEREF _Toc42285042 \h </w:instrText>
            </w:r>
            <w:r>
              <w:rPr>
                <w:noProof/>
                <w:webHidden/>
              </w:rPr>
            </w:r>
          </w:ins>
          <w:r>
            <w:rPr>
              <w:noProof/>
              <w:webHidden/>
            </w:rPr>
            <w:fldChar w:fldCharType="separate"/>
          </w:r>
          <w:ins w:id="945" w:author="David Osornio [2]" w:date="2020-06-05T21:29:00Z">
            <w:r>
              <w:rPr>
                <w:noProof/>
                <w:webHidden/>
              </w:rPr>
              <w:t>19</w:t>
            </w:r>
            <w:r>
              <w:rPr>
                <w:noProof/>
                <w:webHidden/>
              </w:rPr>
              <w:fldChar w:fldCharType="end"/>
            </w:r>
            <w:r w:rsidRPr="00712E70">
              <w:rPr>
                <w:rStyle w:val="Hipervnculo"/>
                <w:noProof/>
              </w:rPr>
              <w:fldChar w:fldCharType="end"/>
            </w:r>
          </w:ins>
        </w:p>
        <w:p w14:paraId="0572D891" w14:textId="5B77545C" w:rsidR="009C4CC2" w:rsidRDefault="009C4CC2">
          <w:pPr>
            <w:pStyle w:val="TDC2"/>
            <w:tabs>
              <w:tab w:val="right" w:leader="underscore" w:pos="9962"/>
            </w:tabs>
            <w:rPr>
              <w:ins w:id="946" w:author="David Osornio [2]" w:date="2020-06-05T21:29:00Z"/>
              <w:rFonts w:eastAsiaTheme="minorEastAsia" w:cstheme="minorBidi"/>
              <w:b w:val="0"/>
              <w:bCs w:val="0"/>
              <w:noProof/>
              <w:kern w:val="0"/>
              <w:lang w:eastAsia="es-MX" w:bidi="ar-SA"/>
            </w:rPr>
          </w:pPr>
          <w:ins w:id="947"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"_Toc42285043"</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Restricciones</w:t>
            </w:r>
            <w:r>
              <w:rPr>
                <w:noProof/>
                <w:webHidden/>
              </w:rPr>
              <w:tab/>
            </w:r>
            <w:r>
              <w:rPr>
                <w:noProof/>
                <w:webHidden/>
              </w:rPr>
              <w:fldChar w:fldCharType="begin"/>
            </w:r>
            <w:r>
              <w:rPr>
                <w:noProof/>
                <w:webHidden/>
              </w:rPr>
              <w:instrText xml:space="preserve"> PAGEREF _Toc42285043 \h </w:instrText>
            </w:r>
            <w:r>
              <w:rPr>
                <w:noProof/>
                <w:webHidden/>
              </w:rPr>
            </w:r>
          </w:ins>
          <w:r>
            <w:rPr>
              <w:noProof/>
              <w:webHidden/>
            </w:rPr>
            <w:fldChar w:fldCharType="separate"/>
          </w:r>
          <w:ins w:id="948" w:author="David Osornio [2]" w:date="2020-06-05T21:29:00Z">
            <w:r>
              <w:rPr>
                <w:noProof/>
                <w:webHidden/>
              </w:rPr>
              <w:t>20</w:t>
            </w:r>
            <w:r>
              <w:rPr>
                <w:noProof/>
                <w:webHidden/>
              </w:rPr>
              <w:fldChar w:fldCharType="end"/>
            </w:r>
            <w:r w:rsidRPr="00712E70">
              <w:rPr>
                <w:rStyle w:val="Hipervnculo"/>
                <w:noProof/>
              </w:rPr>
              <w:fldChar w:fldCharType="end"/>
            </w:r>
          </w:ins>
        </w:p>
        <w:p w14:paraId="21EAE3FB" w14:textId="20DE45F5" w:rsidR="009C4CC2" w:rsidRDefault="009C4CC2">
          <w:pPr>
            <w:pStyle w:val="TDC2"/>
            <w:tabs>
              <w:tab w:val="right" w:leader="underscore" w:pos="9962"/>
            </w:tabs>
            <w:rPr>
              <w:ins w:id="949" w:author="David Osornio [2]" w:date="2020-06-05T21:29:00Z"/>
              <w:rFonts w:eastAsiaTheme="minorEastAsia" w:cstheme="minorBidi"/>
              <w:b w:val="0"/>
              <w:bCs w:val="0"/>
              <w:noProof/>
              <w:kern w:val="0"/>
              <w:lang w:eastAsia="es-MX" w:bidi="ar-SA"/>
            </w:rPr>
          </w:pPr>
          <w:ins w:id="950"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"_Toc42285044"</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Suposiciones y dependencias</w:t>
            </w:r>
            <w:r>
              <w:rPr>
                <w:noProof/>
                <w:webHidden/>
              </w:rPr>
              <w:tab/>
            </w:r>
            <w:r>
              <w:rPr>
                <w:noProof/>
                <w:webHidden/>
              </w:rPr>
              <w:fldChar w:fldCharType="begin"/>
            </w:r>
            <w:r>
              <w:rPr>
                <w:noProof/>
                <w:webHidden/>
              </w:rPr>
              <w:instrText xml:space="preserve"> PAGEREF _Toc42285044 \h </w:instrText>
            </w:r>
            <w:r>
              <w:rPr>
                <w:noProof/>
                <w:webHidden/>
              </w:rPr>
            </w:r>
          </w:ins>
          <w:r>
            <w:rPr>
              <w:noProof/>
              <w:webHidden/>
            </w:rPr>
            <w:fldChar w:fldCharType="separate"/>
          </w:r>
          <w:ins w:id="951" w:author="David Osornio [2]" w:date="2020-06-05T21:29:00Z">
            <w:r>
              <w:rPr>
                <w:noProof/>
                <w:webHidden/>
              </w:rPr>
              <w:t>21</w:t>
            </w:r>
            <w:r>
              <w:rPr>
                <w:noProof/>
                <w:webHidden/>
              </w:rPr>
              <w:fldChar w:fldCharType="end"/>
            </w:r>
            <w:r w:rsidRPr="00712E70">
              <w:rPr>
                <w:rStyle w:val="Hipervnculo"/>
                <w:noProof/>
              </w:rPr>
              <w:fldChar w:fldCharType="end"/>
            </w:r>
          </w:ins>
        </w:p>
        <w:p w14:paraId="4B38DB97" w14:textId="6AA81D3B" w:rsidR="009C4CC2" w:rsidRDefault="009C4CC2">
          <w:pPr>
            <w:pStyle w:val="TDC2"/>
            <w:tabs>
              <w:tab w:val="right" w:leader="underscore" w:pos="9962"/>
            </w:tabs>
            <w:rPr>
              <w:ins w:id="952" w:author="David Osornio [2]" w:date="2020-06-05T21:29:00Z"/>
              <w:rFonts w:eastAsiaTheme="minorEastAsia" w:cstheme="minorBidi"/>
              <w:b w:val="0"/>
              <w:bCs w:val="0"/>
              <w:noProof/>
              <w:kern w:val="0"/>
              <w:lang w:eastAsia="es-MX" w:bidi="ar-SA"/>
            </w:rPr>
          </w:pPr>
          <w:ins w:id="953"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"_Toc42285045"</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Requisitos futuros</w:t>
            </w:r>
            <w:r>
              <w:rPr>
                <w:noProof/>
                <w:webHidden/>
              </w:rPr>
              <w:tab/>
            </w:r>
            <w:r>
              <w:rPr>
                <w:noProof/>
                <w:webHidden/>
              </w:rPr>
              <w:fldChar w:fldCharType="begin"/>
            </w:r>
            <w:r>
              <w:rPr>
                <w:noProof/>
                <w:webHidden/>
              </w:rPr>
              <w:instrText xml:space="preserve"> PAGEREF _Toc42285045 \h </w:instrText>
            </w:r>
            <w:r>
              <w:rPr>
                <w:noProof/>
                <w:webHidden/>
              </w:rPr>
            </w:r>
          </w:ins>
          <w:r>
            <w:rPr>
              <w:noProof/>
              <w:webHidden/>
            </w:rPr>
            <w:fldChar w:fldCharType="separate"/>
          </w:r>
          <w:ins w:id="954" w:author="David Osornio [2]" w:date="2020-06-05T21:29:00Z">
            <w:r>
              <w:rPr>
                <w:noProof/>
                <w:webHidden/>
              </w:rPr>
              <w:t>21</w:t>
            </w:r>
            <w:r>
              <w:rPr>
                <w:noProof/>
                <w:webHidden/>
              </w:rPr>
              <w:fldChar w:fldCharType="end"/>
            </w:r>
            <w:r w:rsidRPr="00712E70">
              <w:rPr>
                <w:rStyle w:val="Hipervnculo"/>
                <w:noProof/>
              </w:rPr>
              <w:fldChar w:fldCharType="end"/>
            </w:r>
          </w:ins>
        </w:p>
        <w:p w14:paraId="5F4D0DAA" w14:textId="228E3A45" w:rsidR="009C4CC2" w:rsidRDefault="009C4CC2">
          <w:pPr>
            <w:pStyle w:val="TDC1"/>
            <w:rPr>
              <w:ins w:id="955" w:author="David Osornio [2]" w:date="2020-06-05T21:29:00Z"/>
              <w:rFonts w:eastAsiaTheme="minorEastAsia" w:cstheme="minorBidi"/>
              <w:b w:val="0"/>
              <w:bCs w:val="0"/>
              <w:i w:val="0"/>
              <w:iCs w:val="0"/>
              <w:noProof/>
              <w:kern w:val="0"/>
              <w:sz w:val="22"/>
              <w:szCs w:val="22"/>
              <w:lang w:eastAsia="es-MX" w:bidi="ar-SA"/>
            </w:rPr>
          </w:pPr>
          <w:ins w:id="956"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"_Toc42285046"</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rFonts w:ascii="Arial" w:hAnsi="Arial" w:cs="Arial"/>
                <w:noProof/>
              </w:rPr>
              <w:t>Requisitos Específicos</w:t>
            </w:r>
            <w:r>
              <w:rPr>
                <w:noProof/>
                <w:webHidden/>
              </w:rPr>
              <w:tab/>
            </w:r>
            <w:r>
              <w:rPr>
                <w:noProof/>
                <w:webHidden/>
              </w:rPr>
              <w:fldChar w:fldCharType="begin"/>
            </w:r>
            <w:r>
              <w:rPr>
                <w:noProof/>
                <w:webHidden/>
              </w:rPr>
              <w:instrText xml:space="preserve"> PAGEREF _Toc42285046 \h </w:instrText>
            </w:r>
            <w:r>
              <w:rPr>
                <w:noProof/>
                <w:webHidden/>
              </w:rPr>
            </w:r>
          </w:ins>
          <w:r>
            <w:rPr>
              <w:noProof/>
              <w:webHidden/>
            </w:rPr>
            <w:fldChar w:fldCharType="separate"/>
          </w:r>
          <w:ins w:id="957" w:author="David Osornio [2]" w:date="2020-06-05T21:29:00Z">
            <w:r>
              <w:rPr>
                <w:noProof/>
                <w:webHidden/>
              </w:rPr>
              <w:t>22</w:t>
            </w:r>
            <w:r>
              <w:rPr>
                <w:noProof/>
                <w:webHidden/>
              </w:rPr>
              <w:fldChar w:fldCharType="end"/>
            </w:r>
            <w:r w:rsidRPr="00712E70">
              <w:rPr>
                <w:rStyle w:val="Hipervnculo"/>
                <w:noProof/>
              </w:rPr>
              <w:fldChar w:fldCharType="end"/>
            </w:r>
          </w:ins>
        </w:p>
        <w:p w14:paraId="2A121C7C" w14:textId="4372B748" w:rsidR="009C4CC2" w:rsidRDefault="009C4CC2">
          <w:pPr>
            <w:pStyle w:val="TDC2"/>
            <w:tabs>
              <w:tab w:val="right" w:leader="underscore" w:pos="9962"/>
            </w:tabs>
            <w:rPr>
              <w:ins w:id="958" w:author="David Osornio [2]" w:date="2020-06-05T21:29:00Z"/>
              <w:rFonts w:eastAsiaTheme="minorEastAsia" w:cstheme="minorBidi"/>
              <w:b w:val="0"/>
              <w:bCs w:val="0"/>
              <w:noProof/>
              <w:kern w:val="0"/>
              <w:lang w:eastAsia="es-MX" w:bidi="ar-SA"/>
            </w:rPr>
          </w:pPr>
          <w:ins w:id="959" w:author="David Osornio [2]" w:date="2020-06-05T21:29:00Z">
            <w:r w:rsidRPr="00712E70">
              <w:rPr>
                <w:rStyle w:val="Hipervnculo"/>
                <w:noProof/>
              </w:rPr>
              <w:lastRenderedPageBreak/>
              <w:fldChar w:fldCharType="begin"/>
            </w:r>
            <w:r w:rsidRPr="00712E70">
              <w:rPr>
                <w:rStyle w:val="Hipervnculo"/>
                <w:noProof/>
              </w:rPr>
              <w:instrText xml:space="preserve"> </w:instrText>
            </w:r>
            <w:r>
              <w:rPr>
                <w:noProof/>
              </w:rPr>
              <w:instrText>HYPERLINK \l "_Toc42285047"</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Funciones</w:t>
            </w:r>
            <w:r>
              <w:rPr>
                <w:noProof/>
                <w:webHidden/>
              </w:rPr>
              <w:tab/>
            </w:r>
            <w:r>
              <w:rPr>
                <w:noProof/>
                <w:webHidden/>
              </w:rPr>
              <w:fldChar w:fldCharType="begin"/>
            </w:r>
            <w:r>
              <w:rPr>
                <w:noProof/>
                <w:webHidden/>
              </w:rPr>
              <w:instrText xml:space="preserve"> PAGEREF _Toc42285047 \h </w:instrText>
            </w:r>
            <w:r>
              <w:rPr>
                <w:noProof/>
                <w:webHidden/>
              </w:rPr>
            </w:r>
          </w:ins>
          <w:r>
            <w:rPr>
              <w:noProof/>
              <w:webHidden/>
            </w:rPr>
            <w:fldChar w:fldCharType="separate"/>
          </w:r>
          <w:ins w:id="960" w:author="David Osornio [2]" w:date="2020-06-05T21:29:00Z">
            <w:r>
              <w:rPr>
                <w:noProof/>
                <w:webHidden/>
              </w:rPr>
              <w:t>22</w:t>
            </w:r>
            <w:r>
              <w:rPr>
                <w:noProof/>
                <w:webHidden/>
              </w:rPr>
              <w:fldChar w:fldCharType="end"/>
            </w:r>
            <w:r w:rsidRPr="00712E70">
              <w:rPr>
                <w:rStyle w:val="Hipervnculo"/>
                <w:noProof/>
              </w:rPr>
              <w:fldChar w:fldCharType="end"/>
            </w:r>
          </w:ins>
        </w:p>
        <w:p w14:paraId="13DB7FD7" w14:textId="1EBE765A" w:rsidR="009C4CC2" w:rsidRDefault="009C4CC2">
          <w:pPr>
            <w:pStyle w:val="TDC3"/>
            <w:tabs>
              <w:tab w:val="right" w:leader="underscore" w:pos="9962"/>
            </w:tabs>
            <w:rPr>
              <w:ins w:id="961" w:author="David Osornio [2]" w:date="2020-06-05T21:29:00Z"/>
              <w:rFonts w:eastAsiaTheme="minorEastAsia" w:cstheme="minorBidi"/>
              <w:noProof/>
              <w:kern w:val="0"/>
              <w:sz w:val="22"/>
              <w:szCs w:val="22"/>
              <w:lang w:eastAsia="es-MX" w:bidi="ar-SA"/>
            </w:rPr>
          </w:pPr>
          <w:ins w:id="962"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"_Toc42285048"</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Funcionales</w:t>
            </w:r>
            <w:r>
              <w:rPr>
                <w:noProof/>
                <w:webHidden/>
              </w:rPr>
              <w:tab/>
            </w:r>
            <w:r>
              <w:rPr>
                <w:noProof/>
                <w:webHidden/>
              </w:rPr>
              <w:fldChar w:fldCharType="begin"/>
            </w:r>
            <w:r>
              <w:rPr>
                <w:noProof/>
                <w:webHidden/>
              </w:rPr>
              <w:instrText xml:space="preserve"> PAGEREF _Toc42285048 \h </w:instrText>
            </w:r>
            <w:r>
              <w:rPr>
                <w:noProof/>
                <w:webHidden/>
              </w:rPr>
            </w:r>
          </w:ins>
          <w:r>
            <w:rPr>
              <w:noProof/>
              <w:webHidden/>
            </w:rPr>
            <w:fldChar w:fldCharType="separate"/>
          </w:r>
          <w:ins w:id="963" w:author="David Osornio [2]" w:date="2020-06-05T21:29:00Z">
            <w:r>
              <w:rPr>
                <w:noProof/>
                <w:webHidden/>
              </w:rPr>
              <w:t>22</w:t>
            </w:r>
            <w:r>
              <w:rPr>
                <w:noProof/>
                <w:webHidden/>
              </w:rPr>
              <w:fldChar w:fldCharType="end"/>
            </w:r>
            <w:r w:rsidRPr="00712E70">
              <w:rPr>
                <w:rStyle w:val="Hipervnculo"/>
                <w:noProof/>
              </w:rPr>
              <w:fldChar w:fldCharType="end"/>
            </w:r>
          </w:ins>
        </w:p>
        <w:p w14:paraId="66C416D2" w14:textId="1BF83861" w:rsidR="009C4CC2" w:rsidRDefault="009C4CC2">
          <w:pPr>
            <w:pStyle w:val="TDC4"/>
            <w:tabs>
              <w:tab w:val="right" w:leader="underscore" w:pos="9962"/>
            </w:tabs>
            <w:rPr>
              <w:ins w:id="964" w:author="David Osornio [2]" w:date="2020-06-05T21:29:00Z"/>
              <w:rFonts w:eastAsiaTheme="minorEastAsia" w:cstheme="minorBidi"/>
              <w:noProof/>
              <w:kern w:val="0"/>
              <w:sz w:val="22"/>
              <w:szCs w:val="22"/>
              <w:lang w:eastAsia="es-MX" w:bidi="ar-SA"/>
            </w:rPr>
          </w:pPr>
          <w:ins w:id="965"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"_Toc42285049"</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De procesos</w:t>
            </w:r>
            <w:r>
              <w:rPr>
                <w:noProof/>
                <w:webHidden/>
              </w:rPr>
              <w:tab/>
            </w:r>
            <w:r>
              <w:rPr>
                <w:noProof/>
                <w:webHidden/>
              </w:rPr>
              <w:fldChar w:fldCharType="begin"/>
            </w:r>
            <w:r>
              <w:rPr>
                <w:noProof/>
                <w:webHidden/>
              </w:rPr>
              <w:instrText xml:space="preserve"> PAGEREF _Toc42285049 \h </w:instrText>
            </w:r>
            <w:r>
              <w:rPr>
                <w:noProof/>
                <w:webHidden/>
              </w:rPr>
            </w:r>
          </w:ins>
          <w:r>
            <w:rPr>
              <w:noProof/>
              <w:webHidden/>
            </w:rPr>
            <w:fldChar w:fldCharType="separate"/>
          </w:r>
          <w:ins w:id="966" w:author="David Osornio [2]" w:date="2020-06-05T21:29:00Z">
            <w:r>
              <w:rPr>
                <w:noProof/>
                <w:webHidden/>
              </w:rPr>
              <w:t>22</w:t>
            </w:r>
            <w:r>
              <w:rPr>
                <w:noProof/>
                <w:webHidden/>
              </w:rPr>
              <w:fldChar w:fldCharType="end"/>
            </w:r>
            <w:r w:rsidRPr="00712E70">
              <w:rPr>
                <w:rStyle w:val="Hipervnculo"/>
                <w:noProof/>
              </w:rPr>
              <w:fldChar w:fldCharType="end"/>
            </w:r>
          </w:ins>
        </w:p>
        <w:p w14:paraId="0BAC6D94" w14:textId="7B8BD383" w:rsidR="009C4CC2" w:rsidRDefault="009C4CC2">
          <w:pPr>
            <w:pStyle w:val="TDC4"/>
            <w:tabs>
              <w:tab w:val="right" w:leader="underscore" w:pos="9962"/>
            </w:tabs>
            <w:rPr>
              <w:ins w:id="967" w:author="David Osornio [2]" w:date="2020-06-05T21:29:00Z"/>
              <w:rFonts w:eastAsiaTheme="minorEastAsia" w:cstheme="minorBidi"/>
              <w:noProof/>
              <w:kern w:val="0"/>
              <w:sz w:val="22"/>
              <w:szCs w:val="22"/>
              <w:lang w:eastAsia="es-MX" w:bidi="ar-SA"/>
            </w:rPr>
          </w:pPr>
          <w:ins w:id="968"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"_Toc42285050"</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Interfaz Grafica</w:t>
            </w:r>
            <w:r>
              <w:rPr>
                <w:noProof/>
                <w:webHidden/>
              </w:rPr>
              <w:tab/>
            </w:r>
            <w:r>
              <w:rPr>
                <w:noProof/>
                <w:webHidden/>
              </w:rPr>
              <w:fldChar w:fldCharType="begin"/>
            </w:r>
            <w:r>
              <w:rPr>
                <w:noProof/>
                <w:webHidden/>
              </w:rPr>
              <w:instrText xml:space="preserve"> PAGEREF _Toc42285050 \h </w:instrText>
            </w:r>
            <w:r>
              <w:rPr>
                <w:noProof/>
                <w:webHidden/>
              </w:rPr>
            </w:r>
          </w:ins>
          <w:r>
            <w:rPr>
              <w:noProof/>
              <w:webHidden/>
            </w:rPr>
            <w:fldChar w:fldCharType="separate"/>
          </w:r>
          <w:ins w:id="969" w:author="David Osornio [2]" w:date="2020-06-05T21:29:00Z">
            <w:r>
              <w:rPr>
                <w:noProof/>
                <w:webHidden/>
              </w:rPr>
              <w:t>24</w:t>
            </w:r>
            <w:r>
              <w:rPr>
                <w:noProof/>
                <w:webHidden/>
              </w:rPr>
              <w:fldChar w:fldCharType="end"/>
            </w:r>
            <w:r w:rsidRPr="00712E70">
              <w:rPr>
                <w:rStyle w:val="Hipervnculo"/>
                <w:noProof/>
              </w:rPr>
              <w:fldChar w:fldCharType="end"/>
            </w:r>
          </w:ins>
        </w:p>
        <w:p w14:paraId="70F480D5" w14:textId="19ED4D13" w:rsidR="009C4CC2" w:rsidRDefault="009C4CC2">
          <w:pPr>
            <w:pStyle w:val="TDC4"/>
            <w:tabs>
              <w:tab w:val="right" w:leader="underscore" w:pos="9962"/>
            </w:tabs>
            <w:rPr>
              <w:ins w:id="970" w:author="David Osornio [2]" w:date="2020-06-05T21:29:00Z"/>
              <w:rFonts w:eastAsiaTheme="minorEastAsia" w:cstheme="minorBidi"/>
              <w:noProof/>
              <w:kern w:val="0"/>
              <w:sz w:val="22"/>
              <w:szCs w:val="22"/>
              <w:lang w:eastAsia="es-MX" w:bidi="ar-SA"/>
            </w:rPr>
          </w:pPr>
          <w:ins w:id="971"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"_Toc42285051"</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De Seguridad</w:t>
            </w:r>
            <w:r>
              <w:rPr>
                <w:noProof/>
                <w:webHidden/>
              </w:rPr>
              <w:tab/>
            </w:r>
            <w:r>
              <w:rPr>
                <w:noProof/>
                <w:webHidden/>
              </w:rPr>
              <w:fldChar w:fldCharType="begin"/>
            </w:r>
            <w:r>
              <w:rPr>
                <w:noProof/>
                <w:webHidden/>
              </w:rPr>
              <w:instrText xml:space="preserve"> PAGEREF _Toc42285051 \h </w:instrText>
            </w:r>
            <w:r>
              <w:rPr>
                <w:noProof/>
                <w:webHidden/>
              </w:rPr>
            </w:r>
          </w:ins>
          <w:r>
            <w:rPr>
              <w:noProof/>
              <w:webHidden/>
            </w:rPr>
            <w:fldChar w:fldCharType="separate"/>
          </w:r>
          <w:ins w:id="972" w:author="David Osornio [2]" w:date="2020-06-05T21:29:00Z">
            <w:r>
              <w:rPr>
                <w:noProof/>
                <w:webHidden/>
              </w:rPr>
              <w:t>24</w:t>
            </w:r>
            <w:r>
              <w:rPr>
                <w:noProof/>
                <w:webHidden/>
              </w:rPr>
              <w:fldChar w:fldCharType="end"/>
            </w:r>
            <w:r w:rsidRPr="00712E70">
              <w:rPr>
                <w:rStyle w:val="Hipervnculo"/>
                <w:noProof/>
              </w:rPr>
              <w:fldChar w:fldCharType="end"/>
            </w:r>
          </w:ins>
        </w:p>
        <w:p w14:paraId="6EFF62D0" w14:textId="7C1152F5" w:rsidR="009C4CC2" w:rsidRDefault="009C4CC2">
          <w:pPr>
            <w:pStyle w:val="TDC4"/>
            <w:tabs>
              <w:tab w:val="right" w:leader="underscore" w:pos="9962"/>
            </w:tabs>
            <w:rPr>
              <w:ins w:id="973" w:author="David Osornio [2]" w:date="2020-06-05T21:29:00Z"/>
              <w:rFonts w:eastAsiaTheme="minorEastAsia" w:cstheme="minorBidi"/>
              <w:noProof/>
              <w:kern w:val="0"/>
              <w:sz w:val="22"/>
              <w:szCs w:val="22"/>
              <w:lang w:eastAsia="es-MX" w:bidi="ar-SA"/>
            </w:rPr>
          </w:pPr>
          <w:ins w:id="974"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"_Toc42285052"</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De Interfaces Externas (Hardware y Software)</w:t>
            </w:r>
            <w:r>
              <w:rPr>
                <w:noProof/>
                <w:webHidden/>
              </w:rPr>
              <w:tab/>
            </w:r>
            <w:r>
              <w:rPr>
                <w:noProof/>
                <w:webHidden/>
              </w:rPr>
              <w:fldChar w:fldCharType="begin"/>
            </w:r>
            <w:r>
              <w:rPr>
                <w:noProof/>
                <w:webHidden/>
              </w:rPr>
              <w:instrText xml:space="preserve"> PAGEREF _Toc42285052 \h </w:instrText>
            </w:r>
            <w:r>
              <w:rPr>
                <w:noProof/>
                <w:webHidden/>
              </w:rPr>
            </w:r>
          </w:ins>
          <w:r>
            <w:rPr>
              <w:noProof/>
              <w:webHidden/>
            </w:rPr>
            <w:fldChar w:fldCharType="separate"/>
          </w:r>
          <w:ins w:id="975" w:author="David Osornio [2]" w:date="2020-06-05T21:29:00Z">
            <w:r>
              <w:rPr>
                <w:noProof/>
                <w:webHidden/>
              </w:rPr>
              <w:t>25</w:t>
            </w:r>
            <w:r>
              <w:rPr>
                <w:noProof/>
                <w:webHidden/>
              </w:rPr>
              <w:fldChar w:fldCharType="end"/>
            </w:r>
            <w:r w:rsidRPr="00712E70">
              <w:rPr>
                <w:rStyle w:val="Hipervnculo"/>
                <w:noProof/>
              </w:rPr>
              <w:fldChar w:fldCharType="end"/>
            </w:r>
          </w:ins>
        </w:p>
        <w:p w14:paraId="567EB415" w14:textId="10476CDE" w:rsidR="009C4CC2" w:rsidRDefault="009C4CC2">
          <w:pPr>
            <w:pStyle w:val="TDC3"/>
            <w:tabs>
              <w:tab w:val="right" w:leader="underscore" w:pos="9962"/>
            </w:tabs>
            <w:rPr>
              <w:ins w:id="976" w:author="David Osornio [2]" w:date="2020-06-05T21:29:00Z"/>
              <w:rFonts w:eastAsiaTheme="minorEastAsia" w:cstheme="minorBidi"/>
              <w:noProof/>
              <w:kern w:val="0"/>
              <w:sz w:val="22"/>
              <w:szCs w:val="22"/>
              <w:lang w:eastAsia="es-MX" w:bidi="ar-SA"/>
            </w:rPr>
          </w:pPr>
          <w:ins w:id="977"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"_Toc42285053"</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No funcionales</w:t>
            </w:r>
            <w:r>
              <w:rPr>
                <w:noProof/>
                <w:webHidden/>
              </w:rPr>
              <w:tab/>
            </w:r>
            <w:r>
              <w:rPr>
                <w:noProof/>
                <w:webHidden/>
              </w:rPr>
              <w:fldChar w:fldCharType="begin"/>
            </w:r>
            <w:r>
              <w:rPr>
                <w:noProof/>
                <w:webHidden/>
              </w:rPr>
              <w:instrText xml:space="preserve"> PAGEREF _Toc42285053 \h </w:instrText>
            </w:r>
            <w:r>
              <w:rPr>
                <w:noProof/>
                <w:webHidden/>
              </w:rPr>
            </w:r>
          </w:ins>
          <w:r>
            <w:rPr>
              <w:noProof/>
              <w:webHidden/>
            </w:rPr>
            <w:fldChar w:fldCharType="separate"/>
          </w:r>
          <w:ins w:id="978" w:author="David Osornio [2]" w:date="2020-06-05T21:29:00Z">
            <w:r>
              <w:rPr>
                <w:noProof/>
                <w:webHidden/>
              </w:rPr>
              <w:t>25</w:t>
            </w:r>
            <w:r>
              <w:rPr>
                <w:noProof/>
                <w:webHidden/>
              </w:rPr>
              <w:fldChar w:fldCharType="end"/>
            </w:r>
            <w:r w:rsidRPr="00712E70">
              <w:rPr>
                <w:rStyle w:val="Hipervnculo"/>
                <w:noProof/>
              </w:rPr>
              <w:fldChar w:fldCharType="end"/>
            </w:r>
          </w:ins>
        </w:p>
        <w:p w14:paraId="55CF6078" w14:textId="377DF627" w:rsidR="009C4CC2" w:rsidRDefault="009C4CC2">
          <w:pPr>
            <w:pStyle w:val="TDC2"/>
            <w:tabs>
              <w:tab w:val="right" w:leader="underscore" w:pos="9962"/>
            </w:tabs>
            <w:rPr>
              <w:ins w:id="979" w:author="David Osornio [2]" w:date="2020-06-05T21:29:00Z"/>
              <w:rFonts w:eastAsiaTheme="minorEastAsia" w:cstheme="minorBidi"/>
              <w:b w:val="0"/>
              <w:bCs w:val="0"/>
              <w:noProof/>
              <w:kern w:val="0"/>
              <w:lang w:eastAsia="es-MX" w:bidi="ar-SA"/>
            </w:rPr>
          </w:pPr>
          <w:ins w:id="980"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"_Toc42285054"</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Requisitos de rendimiento</w:t>
            </w:r>
            <w:r>
              <w:rPr>
                <w:noProof/>
                <w:webHidden/>
              </w:rPr>
              <w:tab/>
            </w:r>
            <w:r>
              <w:rPr>
                <w:noProof/>
                <w:webHidden/>
              </w:rPr>
              <w:fldChar w:fldCharType="begin"/>
            </w:r>
            <w:r>
              <w:rPr>
                <w:noProof/>
                <w:webHidden/>
              </w:rPr>
              <w:instrText xml:space="preserve"> PAGEREF _Toc42285054 \h </w:instrText>
            </w:r>
            <w:r>
              <w:rPr>
                <w:noProof/>
                <w:webHidden/>
              </w:rPr>
            </w:r>
          </w:ins>
          <w:r>
            <w:rPr>
              <w:noProof/>
              <w:webHidden/>
            </w:rPr>
            <w:fldChar w:fldCharType="separate"/>
          </w:r>
          <w:ins w:id="981" w:author="David Osornio [2]" w:date="2020-06-05T21:29:00Z">
            <w:r>
              <w:rPr>
                <w:noProof/>
                <w:webHidden/>
              </w:rPr>
              <w:t>26</w:t>
            </w:r>
            <w:r>
              <w:rPr>
                <w:noProof/>
                <w:webHidden/>
              </w:rPr>
              <w:fldChar w:fldCharType="end"/>
            </w:r>
            <w:r w:rsidRPr="00712E70">
              <w:rPr>
                <w:rStyle w:val="Hipervnculo"/>
                <w:noProof/>
              </w:rPr>
              <w:fldChar w:fldCharType="end"/>
            </w:r>
          </w:ins>
        </w:p>
        <w:p w14:paraId="0FB4C971" w14:textId="5782A770" w:rsidR="009C4CC2" w:rsidRDefault="009C4CC2">
          <w:pPr>
            <w:pStyle w:val="TDC2"/>
            <w:tabs>
              <w:tab w:val="right" w:leader="underscore" w:pos="9962"/>
            </w:tabs>
            <w:rPr>
              <w:ins w:id="982" w:author="David Osornio [2]" w:date="2020-06-05T21:29:00Z"/>
              <w:rFonts w:eastAsiaTheme="minorEastAsia" w:cstheme="minorBidi"/>
              <w:b w:val="0"/>
              <w:bCs w:val="0"/>
              <w:noProof/>
              <w:kern w:val="0"/>
              <w:lang w:eastAsia="es-MX" w:bidi="ar-SA"/>
            </w:rPr>
          </w:pPr>
          <w:ins w:id="983"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"_Toc42285055"</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Restricciones de diseño</w:t>
            </w:r>
            <w:r>
              <w:rPr>
                <w:noProof/>
                <w:webHidden/>
              </w:rPr>
              <w:tab/>
            </w:r>
            <w:r>
              <w:rPr>
                <w:noProof/>
                <w:webHidden/>
              </w:rPr>
              <w:fldChar w:fldCharType="begin"/>
            </w:r>
            <w:r>
              <w:rPr>
                <w:noProof/>
                <w:webHidden/>
              </w:rPr>
              <w:instrText xml:space="preserve"> PAGEREF _Toc42285055 \h </w:instrText>
            </w:r>
            <w:r>
              <w:rPr>
                <w:noProof/>
                <w:webHidden/>
              </w:rPr>
            </w:r>
          </w:ins>
          <w:r>
            <w:rPr>
              <w:noProof/>
              <w:webHidden/>
            </w:rPr>
            <w:fldChar w:fldCharType="separate"/>
          </w:r>
          <w:ins w:id="984" w:author="David Osornio [2]" w:date="2020-06-05T21:29:00Z">
            <w:r>
              <w:rPr>
                <w:noProof/>
                <w:webHidden/>
              </w:rPr>
              <w:t>26</w:t>
            </w:r>
            <w:r>
              <w:rPr>
                <w:noProof/>
                <w:webHidden/>
              </w:rPr>
              <w:fldChar w:fldCharType="end"/>
            </w:r>
            <w:r w:rsidRPr="00712E70">
              <w:rPr>
                <w:rStyle w:val="Hipervnculo"/>
                <w:noProof/>
              </w:rPr>
              <w:fldChar w:fldCharType="end"/>
            </w:r>
          </w:ins>
        </w:p>
        <w:p w14:paraId="25A0B278" w14:textId="293B58AB" w:rsidR="009C4CC2" w:rsidRDefault="009C4CC2">
          <w:pPr>
            <w:pStyle w:val="TDC2"/>
            <w:tabs>
              <w:tab w:val="right" w:leader="underscore" w:pos="9962"/>
            </w:tabs>
            <w:rPr>
              <w:ins w:id="985" w:author="David Osornio [2]" w:date="2020-06-05T21:29:00Z"/>
              <w:rFonts w:eastAsiaTheme="minorEastAsia" w:cstheme="minorBidi"/>
              <w:b w:val="0"/>
              <w:bCs w:val="0"/>
              <w:noProof/>
              <w:kern w:val="0"/>
              <w:lang w:eastAsia="es-MX" w:bidi="ar-SA"/>
            </w:rPr>
          </w:pPr>
          <w:ins w:id="986"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"_Toc42285056"</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Atributos del sistema</w:t>
            </w:r>
            <w:r>
              <w:rPr>
                <w:noProof/>
                <w:webHidden/>
              </w:rPr>
              <w:tab/>
            </w:r>
            <w:r>
              <w:rPr>
                <w:noProof/>
                <w:webHidden/>
              </w:rPr>
              <w:fldChar w:fldCharType="begin"/>
            </w:r>
            <w:r>
              <w:rPr>
                <w:noProof/>
                <w:webHidden/>
              </w:rPr>
              <w:instrText xml:space="preserve"> PAGEREF _Toc42285056 \h </w:instrText>
            </w:r>
            <w:r>
              <w:rPr>
                <w:noProof/>
                <w:webHidden/>
              </w:rPr>
            </w:r>
          </w:ins>
          <w:r>
            <w:rPr>
              <w:noProof/>
              <w:webHidden/>
            </w:rPr>
            <w:fldChar w:fldCharType="separate"/>
          </w:r>
          <w:ins w:id="987" w:author="David Osornio [2]" w:date="2020-06-05T21:29:00Z">
            <w:r>
              <w:rPr>
                <w:noProof/>
                <w:webHidden/>
              </w:rPr>
              <w:t>26</w:t>
            </w:r>
            <w:r>
              <w:rPr>
                <w:noProof/>
                <w:webHidden/>
              </w:rPr>
              <w:fldChar w:fldCharType="end"/>
            </w:r>
            <w:r w:rsidRPr="00712E70">
              <w:rPr>
                <w:rStyle w:val="Hipervnculo"/>
                <w:noProof/>
              </w:rPr>
              <w:fldChar w:fldCharType="end"/>
            </w:r>
          </w:ins>
        </w:p>
        <w:p w14:paraId="20EB64D6" w14:textId="0AEB6A3A" w:rsidR="009C4CC2" w:rsidRDefault="009C4CC2">
          <w:pPr>
            <w:pStyle w:val="TDC2"/>
            <w:tabs>
              <w:tab w:val="right" w:leader="underscore" w:pos="9962"/>
            </w:tabs>
            <w:rPr>
              <w:ins w:id="988" w:author="David Osornio [2]" w:date="2020-06-05T21:29:00Z"/>
              <w:rFonts w:eastAsiaTheme="minorEastAsia" w:cstheme="minorBidi"/>
              <w:b w:val="0"/>
              <w:bCs w:val="0"/>
              <w:noProof/>
              <w:kern w:val="0"/>
              <w:lang w:eastAsia="es-MX" w:bidi="ar-SA"/>
            </w:rPr>
          </w:pPr>
          <w:ins w:id="989"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"_Toc42285057"</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Otros requisitos</w:t>
            </w:r>
            <w:r>
              <w:rPr>
                <w:noProof/>
                <w:webHidden/>
              </w:rPr>
              <w:tab/>
            </w:r>
            <w:r>
              <w:rPr>
                <w:noProof/>
                <w:webHidden/>
              </w:rPr>
              <w:fldChar w:fldCharType="begin"/>
            </w:r>
            <w:r>
              <w:rPr>
                <w:noProof/>
                <w:webHidden/>
              </w:rPr>
              <w:instrText xml:space="preserve"> PAGEREF _Toc42285057 \h </w:instrText>
            </w:r>
            <w:r>
              <w:rPr>
                <w:noProof/>
                <w:webHidden/>
              </w:rPr>
            </w:r>
          </w:ins>
          <w:r>
            <w:rPr>
              <w:noProof/>
              <w:webHidden/>
            </w:rPr>
            <w:fldChar w:fldCharType="separate"/>
          </w:r>
          <w:ins w:id="990" w:author="David Osornio [2]" w:date="2020-06-05T21:29:00Z">
            <w:r>
              <w:rPr>
                <w:noProof/>
                <w:webHidden/>
              </w:rPr>
              <w:t>27</w:t>
            </w:r>
            <w:r>
              <w:rPr>
                <w:noProof/>
                <w:webHidden/>
              </w:rPr>
              <w:fldChar w:fldCharType="end"/>
            </w:r>
            <w:r w:rsidRPr="00712E70">
              <w:rPr>
                <w:rStyle w:val="Hipervnculo"/>
                <w:noProof/>
              </w:rPr>
              <w:fldChar w:fldCharType="end"/>
            </w:r>
          </w:ins>
        </w:p>
        <w:p w14:paraId="018824E9" w14:textId="774AA9A4" w:rsidR="009C4CC2" w:rsidRDefault="009C4CC2">
          <w:pPr>
            <w:pStyle w:val="TDC3"/>
            <w:tabs>
              <w:tab w:val="right" w:leader="underscore" w:pos="9962"/>
            </w:tabs>
            <w:rPr>
              <w:ins w:id="991" w:author="David Osornio [2]" w:date="2020-06-05T21:29:00Z"/>
              <w:rFonts w:eastAsiaTheme="minorEastAsia" w:cstheme="minorBidi"/>
              <w:noProof/>
              <w:kern w:val="0"/>
              <w:sz w:val="22"/>
              <w:szCs w:val="22"/>
              <w:lang w:eastAsia="es-MX" w:bidi="ar-SA"/>
            </w:rPr>
          </w:pPr>
          <w:ins w:id="992"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"_Toc42285058"</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noProof/>
              </w:rPr>
              <w:t>Base de Datos</w:t>
            </w:r>
            <w:r>
              <w:rPr>
                <w:noProof/>
                <w:webHidden/>
              </w:rPr>
              <w:tab/>
            </w:r>
            <w:r>
              <w:rPr>
                <w:noProof/>
                <w:webHidden/>
              </w:rPr>
              <w:fldChar w:fldCharType="begin"/>
            </w:r>
            <w:r>
              <w:rPr>
                <w:noProof/>
                <w:webHidden/>
              </w:rPr>
              <w:instrText xml:space="preserve"> PAGEREF _Toc42285058 \h </w:instrText>
            </w:r>
            <w:r>
              <w:rPr>
                <w:noProof/>
                <w:webHidden/>
              </w:rPr>
            </w:r>
          </w:ins>
          <w:r>
            <w:rPr>
              <w:noProof/>
              <w:webHidden/>
            </w:rPr>
            <w:fldChar w:fldCharType="separate"/>
          </w:r>
          <w:ins w:id="993" w:author="David Osornio [2]" w:date="2020-06-05T21:29:00Z">
            <w:r>
              <w:rPr>
                <w:noProof/>
                <w:webHidden/>
              </w:rPr>
              <w:t>27</w:t>
            </w:r>
            <w:r>
              <w:rPr>
                <w:noProof/>
                <w:webHidden/>
              </w:rPr>
              <w:fldChar w:fldCharType="end"/>
            </w:r>
            <w:r w:rsidRPr="00712E70">
              <w:rPr>
                <w:rStyle w:val="Hipervnculo"/>
                <w:noProof/>
              </w:rPr>
              <w:fldChar w:fldCharType="end"/>
            </w:r>
          </w:ins>
        </w:p>
        <w:p w14:paraId="5EFCB6D7" w14:textId="69975F4B" w:rsidR="009C4CC2" w:rsidRDefault="009C4CC2">
          <w:pPr>
            <w:pStyle w:val="TDC1"/>
            <w:rPr>
              <w:ins w:id="994" w:author="David Osornio [2]" w:date="2020-06-05T21:29:00Z"/>
              <w:rFonts w:eastAsiaTheme="minorEastAsia" w:cstheme="minorBidi"/>
              <w:b w:val="0"/>
              <w:bCs w:val="0"/>
              <w:i w:val="0"/>
              <w:iCs w:val="0"/>
              <w:noProof/>
              <w:kern w:val="0"/>
              <w:sz w:val="22"/>
              <w:szCs w:val="22"/>
              <w:lang w:eastAsia="es-MX" w:bidi="ar-SA"/>
            </w:rPr>
          </w:pPr>
          <w:ins w:id="995" w:author="David Osornio [2]" w:date="2020-06-05T21:29:00Z">
            <w:r w:rsidRPr="00712E70">
              <w:rPr>
                <w:rStyle w:val="Hipervnculo"/>
                <w:noProof/>
              </w:rPr>
              <w:fldChar w:fldCharType="begin"/>
            </w:r>
            <w:r w:rsidRPr="00712E70">
              <w:rPr>
                <w:rStyle w:val="Hipervnculo"/>
                <w:noProof/>
              </w:rPr>
              <w:instrText xml:space="preserve"> </w:instrText>
            </w:r>
            <w:r>
              <w:rPr>
                <w:noProof/>
              </w:rPr>
              <w:instrText>HYPERLINK \l "_Toc42285059"</w:instrText>
            </w:r>
            <w:r w:rsidRPr="00712E70">
              <w:rPr>
                <w:rStyle w:val="Hipervnculo"/>
                <w:noProof/>
              </w:rPr>
              <w:instrText xml:space="preserve"> </w:instrText>
            </w:r>
            <w:r w:rsidRPr="00712E70">
              <w:rPr>
                <w:rStyle w:val="Hipervnculo"/>
                <w:noProof/>
              </w:rPr>
            </w:r>
            <w:r w:rsidRPr="00712E70">
              <w:rPr>
                <w:rStyle w:val="Hipervnculo"/>
                <w:noProof/>
              </w:rPr>
              <w:fldChar w:fldCharType="separate"/>
            </w:r>
            <w:r w:rsidRPr="00712E70">
              <w:rPr>
                <w:rStyle w:val="Hipervnculo"/>
                <w:rFonts w:ascii="Arial" w:hAnsi="Arial" w:cs="Arial"/>
                <w:noProof/>
              </w:rPr>
              <w:t>Índice</w:t>
            </w:r>
            <w:r>
              <w:rPr>
                <w:noProof/>
                <w:webHidden/>
              </w:rPr>
              <w:tab/>
            </w:r>
            <w:r>
              <w:rPr>
                <w:noProof/>
                <w:webHidden/>
              </w:rPr>
              <w:fldChar w:fldCharType="begin"/>
            </w:r>
            <w:r>
              <w:rPr>
                <w:noProof/>
                <w:webHidden/>
              </w:rPr>
              <w:instrText xml:space="preserve"> PAGEREF _Toc42285059 \h </w:instrText>
            </w:r>
            <w:r>
              <w:rPr>
                <w:noProof/>
                <w:webHidden/>
              </w:rPr>
            </w:r>
          </w:ins>
          <w:r>
            <w:rPr>
              <w:noProof/>
              <w:webHidden/>
            </w:rPr>
            <w:fldChar w:fldCharType="separate"/>
          </w:r>
          <w:ins w:id="996" w:author="David Osornio [2]" w:date="2020-06-05T21:29:00Z">
            <w:r>
              <w:rPr>
                <w:noProof/>
                <w:webHidden/>
              </w:rPr>
              <w:t>28</w:t>
            </w:r>
            <w:r>
              <w:rPr>
                <w:noProof/>
                <w:webHidden/>
              </w:rPr>
              <w:fldChar w:fldCharType="end"/>
            </w:r>
            <w:r w:rsidRPr="00712E70">
              <w:rPr>
                <w:rStyle w:val="Hipervnculo"/>
                <w:noProof/>
              </w:rPr>
              <w:fldChar w:fldCharType="end"/>
            </w:r>
          </w:ins>
        </w:p>
        <w:p w14:paraId="5B0949D4" w14:textId="13BDA70F" w:rsidR="00941C00" w:rsidDel="00596974" w:rsidRDefault="00941C00" w:rsidP="004C1D09">
          <w:pPr>
            <w:pStyle w:val="TDC1"/>
            <w:rPr>
              <w:ins w:id="997" w:author="David Osornio" w:date="2020-06-04T23:38:00Z"/>
              <w:del w:id="998" w:author="David Osornio [2]" w:date="2020-06-05T00:31:00Z"/>
              <w:rFonts w:eastAsiaTheme="minorEastAsia" w:cstheme="minorBidi"/>
              <w:noProof/>
              <w:kern w:val="0"/>
              <w:sz w:val="22"/>
              <w:szCs w:val="22"/>
              <w:lang w:eastAsia="es-MX" w:bidi="ar-SA"/>
            </w:rPr>
          </w:pPr>
          <w:ins w:id="999" w:author="David Osornio" w:date="2020-06-04T23:38:00Z">
            <w:del w:id="1000" w:author="David Osornio [2]" w:date="2020-06-05T00:31:00Z">
              <w:r w:rsidRPr="00221B47" w:rsidDel="00596974">
                <w:rPr>
                  <w:rStyle w:val="Hipervnculo"/>
                  <w:b w:val="0"/>
                  <w:bCs w:val="0"/>
                  <w:i w:val="0"/>
                  <w:iCs w:val="0"/>
                  <w:noProof/>
                </w:rPr>
                <w:fldChar w:fldCharType="begin"/>
              </w:r>
              <w:r w:rsidRPr="00221B47" w:rsidDel="00596974">
                <w:rPr>
                  <w:rStyle w:val="Hipervnculo"/>
                  <w:noProof/>
                </w:rPr>
                <w:delInstrText xml:space="preserve"> </w:delInstrText>
              </w:r>
              <w:r w:rsidDel="00596974">
                <w:rPr>
                  <w:noProof/>
                </w:rPr>
                <w:delInstrText>HYPERLINK \l "_Toc42206571"</w:delInstrText>
              </w:r>
              <w:r w:rsidRPr="00221B47" w:rsidDel="00596974">
                <w:rPr>
                  <w:rStyle w:val="Hipervnculo"/>
                  <w:noProof/>
                </w:rPr>
                <w:delInstrText xml:space="preserve"> </w:delInstrText>
              </w:r>
              <w:r w:rsidRPr="00221B47" w:rsidDel="00596974">
                <w:rPr>
                  <w:rStyle w:val="Hipervnculo"/>
                  <w:b w:val="0"/>
                  <w:bCs w:val="0"/>
                  <w:i w:val="0"/>
                  <w:iCs w:val="0"/>
                  <w:noProof/>
                </w:rPr>
                <w:fldChar w:fldCharType="separate"/>
              </w:r>
            </w:del>
          </w:ins>
          <w:ins w:id="1001" w:author="David Osornio [2]" w:date="2020-06-05T21:29:00Z">
            <w:r w:rsidR="009C4CC2">
              <w:rPr>
                <w:rStyle w:val="Hipervnculo"/>
                <w:i w:val="0"/>
                <w:iCs w:val="0"/>
                <w:noProof/>
                <w:lang w:val="es-ES"/>
              </w:rPr>
              <w:t>¡Error! Referencia de hipervínculo no válida.</w:t>
            </w:r>
          </w:ins>
          <w:ins w:id="1002" w:author="David Osornio" w:date="2020-06-04T23:38:00Z">
            <w:del w:id="1003" w:author="David Osornio [2]" w:date="2020-06-05T00:31:00Z">
              <w:r w:rsidRPr="00221B47" w:rsidDel="00596974">
                <w:rPr>
                  <w:rStyle w:val="Hipervnculo"/>
                  <w:rFonts w:ascii="Arial" w:hAnsi="Arial" w:cs="Arial"/>
                  <w:noProof/>
                </w:rPr>
                <w:delText>Introducción</w:delText>
              </w:r>
              <w:r w:rsidDel="00596974">
                <w:rPr>
                  <w:noProof/>
                  <w:webHidden/>
                </w:rPr>
                <w:tab/>
              </w:r>
              <w:r w:rsidDel="00596974">
                <w:rPr>
                  <w:b w:val="0"/>
                  <w:bCs w:val="0"/>
                  <w:i w:val="0"/>
                  <w:iCs w:val="0"/>
                  <w:noProof/>
                  <w:webHidden/>
                </w:rPr>
                <w:fldChar w:fldCharType="begin"/>
              </w:r>
              <w:r w:rsidDel="00596974">
                <w:rPr>
                  <w:noProof/>
                  <w:webHidden/>
                </w:rPr>
                <w:delInstrText xml:space="preserve"> PAGEREF _Toc42206571 \h </w:delInstrText>
              </w:r>
            </w:del>
          </w:ins>
          <w:del w:id="1004" w:author="David Osornio [2]" w:date="2020-06-05T00:31:00Z">
            <w:r w:rsidDel="00596974">
              <w:rPr>
                <w:b w:val="0"/>
                <w:bCs w:val="0"/>
                <w:i w:val="0"/>
                <w:iCs w:val="0"/>
                <w:noProof/>
                <w:webHidden/>
              </w:rPr>
            </w:r>
            <w:r w:rsidDel="00596974">
              <w:rPr>
                <w:b w:val="0"/>
                <w:bCs w:val="0"/>
                <w:i w:val="0"/>
                <w:iCs w:val="0"/>
                <w:noProof/>
                <w:webHidden/>
              </w:rPr>
              <w:fldChar w:fldCharType="separate"/>
            </w:r>
          </w:del>
          <w:ins w:id="1005" w:author="David Osornio" w:date="2020-06-04T23:38:00Z">
            <w:del w:id="1006" w:author="David Osornio [2]" w:date="2020-06-05T00:31:00Z">
              <w:r w:rsidDel="00596974">
                <w:rPr>
                  <w:noProof/>
                  <w:webHidden/>
                </w:rPr>
                <w:delText>3</w:delText>
              </w:r>
              <w:r w:rsidDel="00596974">
                <w:rPr>
                  <w:b w:val="0"/>
                  <w:bCs w:val="0"/>
                  <w:i w:val="0"/>
                  <w:iCs w:val="0"/>
                  <w:noProof/>
                  <w:webHidden/>
                </w:rPr>
                <w:fldChar w:fldCharType="end"/>
              </w:r>
              <w:r w:rsidRPr="00221B47" w:rsidDel="00596974">
                <w:rPr>
                  <w:rStyle w:val="Hipervnculo"/>
                  <w:b w:val="0"/>
                  <w:bCs w:val="0"/>
                  <w:i w:val="0"/>
                  <w:iCs w:val="0"/>
                  <w:noProof/>
                </w:rPr>
                <w:fldChar w:fldCharType="end"/>
              </w:r>
            </w:del>
          </w:ins>
        </w:p>
        <w:p w14:paraId="0E622967" w14:textId="4638CDB3" w:rsidR="00941C00" w:rsidDel="00596974" w:rsidRDefault="00941C00">
          <w:pPr>
            <w:pStyle w:val="TDC2"/>
            <w:tabs>
              <w:tab w:val="right" w:leader="underscore" w:pos="9962"/>
            </w:tabs>
            <w:rPr>
              <w:ins w:id="1007" w:author="David Osornio" w:date="2020-06-04T23:38:00Z"/>
              <w:del w:id="1008" w:author="David Osornio [2]" w:date="2020-06-05T00:31:00Z"/>
              <w:rFonts w:eastAsiaTheme="minorEastAsia" w:cstheme="minorBidi"/>
              <w:b w:val="0"/>
              <w:bCs w:val="0"/>
              <w:noProof/>
              <w:kern w:val="0"/>
              <w:lang w:eastAsia="es-MX" w:bidi="ar-SA"/>
            </w:rPr>
          </w:pPr>
          <w:ins w:id="1009" w:author="David Osornio" w:date="2020-06-04T23:38:00Z">
            <w:del w:id="101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"_Toc42206572"</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011" w:author="David Osornio [2]" w:date="2020-06-05T21:29:00Z">
            <w:r w:rsidR="009C4CC2">
              <w:rPr>
                <w:rStyle w:val="Hipervnculo"/>
                <w:noProof/>
                <w:lang w:val="es-ES"/>
              </w:rPr>
              <w:t>¡Error! Referencia de hipervínculo no válida.</w:t>
            </w:r>
          </w:ins>
          <w:ins w:id="1012" w:author="David Osornio" w:date="2020-06-04T23:38:00Z">
            <w:del w:id="1013" w:author="David Osornio [2]" w:date="2020-06-05T00:31:00Z">
              <w:r w:rsidRPr="00221B47" w:rsidDel="00596974">
                <w:rPr>
                  <w:rStyle w:val="Hipervnculo"/>
                  <w:noProof/>
                </w:rPr>
                <w:delText>Propósito</w:delText>
              </w:r>
              <w:r w:rsidDel="00596974">
                <w:rPr>
                  <w:noProof/>
                  <w:webHidden/>
                </w:rPr>
                <w:tab/>
              </w:r>
              <w:r w:rsidDel="00596974">
                <w:rPr>
                  <w:b w:val="0"/>
                  <w:bCs w:val="0"/>
                  <w:noProof/>
                  <w:webHidden/>
                </w:rPr>
                <w:fldChar w:fldCharType="begin"/>
              </w:r>
              <w:r w:rsidDel="00596974">
                <w:rPr>
                  <w:noProof/>
                  <w:webHidden/>
                </w:rPr>
                <w:delInstrText xml:space="preserve"> PAGEREF _Toc42206572 \h </w:delInstrText>
              </w:r>
            </w:del>
          </w:ins>
          <w:del w:id="1014" w:author="David Osornio [2]" w:date="2020-06-05T00:31:00Z">
            <w:r w:rsidDel="00596974">
              <w:rPr>
                <w:b w:val="0"/>
                <w:bCs w:val="0"/>
                <w:noProof/>
                <w:webHidden/>
              </w:rPr>
            </w:r>
            <w:r w:rsidDel="00596974">
              <w:rPr>
                <w:b w:val="0"/>
                <w:bCs w:val="0"/>
                <w:noProof/>
                <w:webHidden/>
              </w:rPr>
              <w:fldChar w:fldCharType="separate"/>
            </w:r>
          </w:del>
          <w:ins w:id="1015" w:author="David Osornio" w:date="2020-06-04T23:38:00Z">
            <w:del w:id="1016" w:author="David Osornio [2]" w:date="2020-06-05T00:31:00Z">
              <w:r w:rsidDel="00596974">
                <w:rPr>
                  <w:noProof/>
                  <w:webHidden/>
                </w:rPr>
                <w:delText>3</w:delText>
              </w:r>
              <w:r w:rsidDel="00596974">
                <w:rPr>
                  <w:b w:val="0"/>
                  <w:bCs w:val="0"/>
                  <w:noProof/>
                  <w:webHidden/>
                </w:rPr>
                <w:fldChar w:fldCharType="end"/>
              </w:r>
              <w:r w:rsidRPr="00221B47" w:rsidDel="00596974">
                <w:rPr>
                  <w:rStyle w:val="Hipervnculo"/>
                  <w:b w:val="0"/>
                  <w:bCs w:val="0"/>
                  <w:noProof/>
                </w:rPr>
                <w:fldChar w:fldCharType="end"/>
              </w:r>
            </w:del>
          </w:ins>
        </w:p>
        <w:p w14:paraId="66DB10A9" w14:textId="5FFD93BC" w:rsidR="00941C00" w:rsidDel="00596974" w:rsidRDefault="00941C00">
          <w:pPr>
            <w:pStyle w:val="TDC2"/>
            <w:tabs>
              <w:tab w:val="right" w:leader="underscore" w:pos="9962"/>
            </w:tabs>
            <w:rPr>
              <w:ins w:id="1017" w:author="David Osornio" w:date="2020-06-04T23:38:00Z"/>
              <w:del w:id="1018" w:author="David Osornio [2]" w:date="2020-06-05T00:31:00Z"/>
              <w:rFonts w:eastAsiaTheme="minorEastAsia" w:cstheme="minorBidi"/>
              <w:b w:val="0"/>
              <w:bCs w:val="0"/>
              <w:noProof/>
              <w:kern w:val="0"/>
              <w:lang w:eastAsia="es-MX" w:bidi="ar-SA"/>
            </w:rPr>
          </w:pPr>
          <w:ins w:id="1019" w:author="David Osornio" w:date="2020-06-04T23:38:00Z">
            <w:del w:id="102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"_Toc42206573"</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021" w:author="David Osornio [2]" w:date="2020-06-05T21:29:00Z">
            <w:r w:rsidR="009C4CC2">
              <w:rPr>
                <w:rStyle w:val="Hipervnculo"/>
                <w:noProof/>
                <w:lang w:val="es-ES"/>
              </w:rPr>
              <w:t>¡Error! Referencia de hipervínculo no válida.</w:t>
            </w:r>
          </w:ins>
          <w:ins w:id="1022" w:author="David Osornio" w:date="2020-06-04T23:38:00Z">
            <w:del w:id="1023" w:author="David Osornio [2]" w:date="2020-06-05T00:31:00Z">
              <w:r w:rsidRPr="00221B47" w:rsidDel="00596974">
                <w:rPr>
                  <w:rStyle w:val="Hipervnculo"/>
                  <w:noProof/>
                </w:rPr>
                <w:delText>Ámbito del Sistema</w:delText>
              </w:r>
              <w:r w:rsidDel="00596974">
                <w:rPr>
                  <w:noProof/>
                  <w:webHidden/>
                </w:rPr>
                <w:tab/>
              </w:r>
              <w:r w:rsidDel="00596974">
                <w:rPr>
                  <w:b w:val="0"/>
                  <w:bCs w:val="0"/>
                  <w:noProof/>
                  <w:webHidden/>
                </w:rPr>
                <w:fldChar w:fldCharType="begin"/>
              </w:r>
              <w:r w:rsidDel="00596974">
                <w:rPr>
                  <w:noProof/>
                  <w:webHidden/>
                </w:rPr>
                <w:delInstrText xml:space="preserve"> PAGEREF _Toc42206573 \h </w:delInstrText>
              </w:r>
            </w:del>
          </w:ins>
          <w:del w:id="1024" w:author="David Osornio [2]" w:date="2020-06-05T00:31:00Z">
            <w:r w:rsidDel="00596974">
              <w:rPr>
                <w:b w:val="0"/>
                <w:bCs w:val="0"/>
                <w:noProof/>
                <w:webHidden/>
              </w:rPr>
            </w:r>
            <w:r w:rsidDel="00596974">
              <w:rPr>
                <w:b w:val="0"/>
                <w:bCs w:val="0"/>
                <w:noProof/>
                <w:webHidden/>
              </w:rPr>
              <w:fldChar w:fldCharType="separate"/>
            </w:r>
          </w:del>
          <w:ins w:id="1025" w:author="David Osornio" w:date="2020-06-04T23:38:00Z">
            <w:del w:id="1026" w:author="David Osornio [2]" w:date="2020-06-05T00:31:00Z">
              <w:r w:rsidDel="00596974">
                <w:rPr>
                  <w:noProof/>
                  <w:webHidden/>
                </w:rPr>
                <w:delText>3</w:delText>
              </w:r>
              <w:r w:rsidDel="00596974">
                <w:rPr>
                  <w:b w:val="0"/>
                  <w:bCs w:val="0"/>
                  <w:noProof/>
                  <w:webHidden/>
                </w:rPr>
                <w:fldChar w:fldCharType="end"/>
              </w:r>
              <w:r w:rsidRPr="00221B47" w:rsidDel="00596974">
                <w:rPr>
                  <w:rStyle w:val="Hipervnculo"/>
                  <w:b w:val="0"/>
                  <w:bCs w:val="0"/>
                  <w:noProof/>
                </w:rPr>
                <w:fldChar w:fldCharType="end"/>
              </w:r>
            </w:del>
          </w:ins>
        </w:p>
        <w:p w14:paraId="7D1AFEBB" w14:textId="52375578" w:rsidR="00941C00" w:rsidDel="00596974" w:rsidRDefault="00941C00">
          <w:pPr>
            <w:pStyle w:val="TDC2"/>
            <w:tabs>
              <w:tab w:val="right" w:leader="underscore" w:pos="9962"/>
            </w:tabs>
            <w:rPr>
              <w:ins w:id="1027" w:author="David Osornio" w:date="2020-06-04T23:38:00Z"/>
              <w:del w:id="1028" w:author="David Osornio [2]" w:date="2020-06-05T00:31:00Z"/>
              <w:rFonts w:eastAsiaTheme="minorEastAsia" w:cstheme="minorBidi"/>
              <w:b w:val="0"/>
              <w:bCs w:val="0"/>
              <w:noProof/>
              <w:kern w:val="0"/>
              <w:lang w:eastAsia="es-MX" w:bidi="ar-SA"/>
            </w:rPr>
          </w:pPr>
          <w:ins w:id="1029" w:author="David Osornio" w:date="2020-06-04T23:38:00Z">
            <w:del w:id="103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"_Toc42206574"</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031" w:author="David Osornio [2]" w:date="2020-06-05T21:29:00Z">
            <w:r w:rsidR="009C4CC2">
              <w:rPr>
                <w:rStyle w:val="Hipervnculo"/>
                <w:noProof/>
                <w:lang w:val="es-ES"/>
              </w:rPr>
              <w:t>¡Error! Referencia de hipervínculo no válida.</w:t>
            </w:r>
          </w:ins>
          <w:ins w:id="1032" w:author="David Osornio" w:date="2020-06-04T23:38:00Z">
            <w:del w:id="1033" w:author="David Osornio [2]" w:date="2020-06-05T00:31:00Z">
              <w:r w:rsidRPr="00221B47" w:rsidDel="00596974">
                <w:rPr>
                  <w:rStyle w:val="Hipervnculo"/>
                  <w:noProof/>
                </w:rPr>
                <w:delText>Definiciones, Acrónimos y Abreviaturas</w:delText>
              </w:r>
              <w:r w:rsidDel="00596974">
                <w:rPr>
                  <w:noProof/>
                  <w:webHidden/>
                </w:rPr>
                <w:tab/>
              </w:r>
              <w:r w:rsidDel="00596974">
                <w:rPr>
                  <w:b w:val="0"/>
                  <w:bCs w:val="0"/>
                  <w:noProof/>
                  <w:webHidden/>
                </w:rPr>
                <w:fldChar w:fldCharType="begin"/>
              </w:r>
              <w:r w:rsidDel="00596974">
                <w:rPr>
                  <w:noProof/>
                  <w:webHidden/>
                </w:rPr>
                <w:delInstrText xml:space="preserve"> PAGEREF _Toc42206574 \h </w:delInstrText>
              </w:r>
            </w:del>
          </w:ins>
          <w:del w:id="1034" w:author="David Osornio [2]" w:date="2020-06-05T00:31:00Z">
            <w:r w:rsidDel="00596974">
              <w:rPr>
                <w:b w:val="0"/>
                <w:bCs w:val="0"/>
                <w:noProof/>
                <w:webHidden/>
              </w:rPr>
            </w:r>
            <w:r w:rsidDel="00596974">
              <w:rPr>
                <w:b w:val="0"/>
                <w:bCs w:val="0"/>
                <w:noProof/>
                <w:webHidden/>
              </w:rPr>
              <w:fldChar w:fldCharType="separate"/>
            </w:r>
          </w:del>
          <w:ins w:id="1035" w:author="David Osornio" w:date="2020-06-04T23:38:00Z">
            <w:del w:id="1036" w:author="David Osornio [2]" w:date="2020-06-05T00:31:00Z">
              <w:r w:rsidDel="00596974">
                <w:rPr>
                  <w:noProof/>
                  <w:webHidden/>
                </w:rPr>
                <w:delText>3</w:delText>
              </w:r>
              <w:r w:rsidDel="00596974">
                <w:rPr>
                  <w:b w:val="0"/>
                  <w:bCs w:val="0"/>
                  <w:noProof/>
                  <w:webHidden/>
                </w:rPr>
                <w:fldChar w:fldCharType="end"/>
              </w:r>
              <w:r w:rsidRPr="00221B47" w:rsidDel="00596974">
                <w:rPr>
                  <w:rStyle w:val="Hipervnculo"/>
                  <w:b w:val="0"/>
                  <w:bCs w:val="0"/>
                  <w:noProof/>
                </w:rPr>
                <w:fldChar w:fldCharType="end"/>
              </w:r>
            </w:del>
          </w:ins>
        </w:p>
        <w:p w14:paraId="0FAB35E3" w14:textId="5DB0F482" w:rsidR="00941C00" w:rsidDel="00596974" w:rsidRDefault="00941C00">
          <w:pPr>
            <w:pStyle w:val="TDC2"/>
            <w:tabs>
              <w:tab w:val="right" w:leader="underscore" w:pos="9962"/>
            </w:tabs>
            <w:rPr>
              <w:ins w:id="1037" w:author="David Osornio" w:date="2020-06-04T23:38:00Z"/>
              <w:del w:id="1038" w:author="David Osornio [2]" w:date="2020-06-05T00:31:00Z"/>
              <w:rFonts w:eastAsiaTheme="minorEastAsia" w:cstheme="minorBidi"/>
              <w:b w:val="0"/>
              <w:bCs w:val="0"/>
              <w:noProof/>
              <w:kern w:val="0"/>
              <w:lang w:eastAsia="es-MX" w:bidi="ar-SA"/>
            </w:rPr>
          </w:pPr>
          <w:ins w:id="1039" w:author="David Osornio" w:date="2020-06-04T23:38:00Z">
            <w:del w:id="104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"_Toc42206575"</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041" w:author="David Osornio [2]" w:date="2020-06-05T21:29:00Z">
            <w:r w:rsidR="009C4CC2">
              <w:rPr>
                <w:rStyle w:val="Hipervnculo"/>
                <w:noProof/>
                <w:lang w:val="es-ES"/>
              </w:rPr>
              <w:t>¡Error! Referencia de hipervínculo no válida.</w:t>
            </w:r>
          </w:ins>
          <w:ins w:id="1042" w:author="David Osornio" w:date="2020-06-04T23:38:00Z">
            <w:del w:id="1043" w:author="David Osornio [2]" w:date="2020-06-05T00:31:00Z">
              <w:r w:rsidRPr="00221B47" w:rsidDel="00596974">
                <w:rPr>
                  <w:rStyle w:val="Hipervnculo"/>
                  <w:noProof/>
                </w:rPr>
                <w:delText>Referencias</w:delText>
              </w:r>
              <w:r w:rsidDel="00596974">
                <w:rPr>
                  <w:noProof/>
                  <w:webHidden/>
                </w:rPr>
                <w:tab/>
              </w:r>
              <w:r w:rsidDel="00596974">
                <w:rPr>
                  <w:b w:val="0"/>
                  <w:bCs w:val="0"/>
                  <w:noProof/>
                  <w:webHidden/>
                </w:rPr>
                <w:fldChar w:fldCharType="begin"/>
              </w:r>
              <w:r w:rsidDel="00596974">
                <w:rPr>
                  <w:noProof/>
                  <w:webHidden/>
                </w:rPr>
                <w:delInstrText xml:space="preserve"> PAGEREF _Toc42206575 \h </w:delInstrText>
              </w:r>
            </w:del>
          </w:ins>
          <w:del w:id="1044" w:author="David Osornio [2]" w:date="2020-06-05T00:31:00Z">
            <w:r w:rsidDel="00596974">
              <w:rPr>
                <w:b w:val="0"/>
                <w:bCs w:val="0"/>
                <w:noProof/>
                <w:webHidden/>
              </w:rPr>
            </w:r>
            <w:r w:rsidDel="00596974">
              <w:rPr>
                <w:b w:val="0"/>
                <w:bCs w:val="0"/>
                <w:noProof/>
                <w:webHidden/>
              </w:rPr>
              <w:fldChar w:fldCharType="separate"/>
            </w:r>
          </w:del>
          <w:ins w:id="1045" w:author="David Osornio" w:date="2020-06-04T23:38:00Z">
            <w:del w:id="1046" w:author="David Osornio [2]" w:date="2020-06-05T00:31:00Z">
              <w:r w:rsidDel="00596974">
                <w:rPr>
                  <w:noProof/>
                  <w:webHidden/>
                </w:rPr>
                <w:delText>4</w:delText>
              </w:r>
              <w:r w:rsidDel="00596974">
                <w:rPr>
                  <w:b w:val="0"/>
                  <w:bCs w:val="0"/>
                  <w:noProof/>
                  <w:webHidden/>
                </w:rPr>
                <w:fldChar w:fldCharType="end"/>
              </w:r>
              <w:r w:rsidRPr="00221B47" w:rsidDel="00596974">
                <w:rPr>
                  <w:rStyle w:val="Hipervnculo"/>
                  <w:b w:val="0"/>
                  <w:bCs w:val="0"/>
                  <w:noProof/>
                </w:rPr>
                <w:fldChar w:fldCharType="end"/>
              </w:r>
            </w:del>
          </w:ins>
        </w:p>
        <w:p w14:paraId="363EF2F2" w14:textId="0559F201" w:rsidR="00941C00" w:rsidDel="00596974" w:rsidRDefault="00941C00">
          <w:pPr>
            <w:pStyle w:val="TDC2"/>
            <w:tabs>
              <w:tab w:val="right" w:leader="underscore" w:pos="9962"/>
            </w:tabs>
            <w:rPr>
              <w:ins w:id="1047" w:author="David Osornio" w:date="2020-06-04T23:38:00Z"/>
              <w:del w:id="1048" w:author="David Osornio [2]" w:date="2020-06-05T00:31:00Z"/>
              <w:rFonts w:eastAsiaTheme="minorEastAsia" w:cstheme="minorBidi"/>
              <w:b w:val="0"/>
              <w:bCs w:val="0"/>
              <w:noProof/>
              <w:kern w:val="0"/>
              <w:lang w:eastAsia="es-MX" w:bidi="ar-SA"/>
            </w:rPr>
          </w:pPr>
          <w:ins w:id="1049" w:author="David Osornio" w:date="2020-06-04T23:38:00Z">
            <w:del w:id="105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"_Toc42206576"</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051" w:author="David Osornio [2]" w:date="2020-06-05T21:29:00Z">
            <w:r w:rsidR="009C4CC2">
              <w:rPr>
                <w:rStyle w:val="Hipervnculo"/>
                <w:noProof/>
                <w:lang w:val="es-ES"/>
              </w:rPr>
              <w:t>¡Error! Referencia de hipervínculo no válida.</w:t>
            </w:r>
          </w:ins>
          <w:ins w:id="1052" w:author="David Osornio" w:date="2020-06-04T23:38:00Z">
            <w:del w:id="1053" w:author="David Osornio [2]" w:date="2020-06-05T00:31:00Z">
              <w:r w:rsidRPr="00221B47" w:rsidDel="00596974">
                <w:rPr>
                  <w:rStyle w:val="Hipervnculo"/>
                  <w:noProof/>
                </w:rPr>
                <w:delText>Visión general del documento</w:delText>
              </w:r>
              <w:r w:rsidDel="00596974">
                <w:rPr>
                  <w:noProof/>
                  <w:webHidden/>
                </w:rPr>
                <w:tab/>
              </w:r>
              <w:r w:rsidDel="00596974">
                <w:rPr>
                  <w:b w:val="0"/>
                  <w:bCs w:val="0"/>
                  <w:noProof/>
                  <w:webHidden/>
                </w:rPr>
                <w:fldChar w:fldCharType="begin"/>
              </w:r>
              <w:r w:rsidDel="00596974">
                <w:rPr>
                  <w:noProof/>
                  <w:webHidden/>
                </w:rPr>
                <w:delInstrText xml:space="preserve"> PAGEREF _Toc42206576 \h </w:delInstrText>
              </w:r>
            </w:del>
          </w:ins>
          <w:del w:id="1054" w:author="David Osornio [2]" w:date="2020-06-05T00:31:00Z">
            <w:r w:rsidDel="00596974">
              <w:rPr>
                <w:b w:val="0"/>
                <w:bCs w:val="0"/>
                <w:noProof/>
                <w:webHidden/>
              </w:rPr>
            </w:r>
            <w:r w:rsidDel="00596974">
              <w:rPr>
                <w:b w:val="0"/>
                <w:bCs w:val="0"/>
                <w:noProof/>
                <w:webHidden/>
              </w:rPr>
              <w:fldChar w:fldCharType="separate"/>
            </w:r>
          </w:del>
          <w:ins w:id="1055" w:author="David Osornio" w:date="2020-06-04T23:38:00Z">
            <w:del w:id="1056" w:author="David Osornio [2]" w:date="2020-06-05T00:31:00Z">
              <w:r w:rsidDel="00596974">
                <w:rPr>
                  <w:noProof/>
                  <w:webHidden/>
                </w:rPr>
                <w:delText>4</w:delText>
              </w:r>
              <w:r w:rsidDel="00596974">
                <w:rPr>
                  <w:b w:val="0"/>
                  <w:bCs w:val="0"/>
                  <w:noProof/>
                  <w:webHidden/>
                </w:rPr>
                <w:fldChar w:fldCharType="end"/>
              </w:r>
              <w:r w:rsidRPr="00221B47" w:rsidDel="00596974">
                <w:rPr>
                  <w:rStyle w:val="Hipervnculo"/>
                  <w:b w:val="0"/>
                  <w:bCs w:val="0"/>
                  <w:noProof/>
                </w:rPr>
                <w:fldChar w:fldCharType="end"/>
              </w:r>
            </w:del>
          </w:ins>
        </w:p>
        <w:p w14:paraId="27FB1192" w14:textId="7EA1F46E" w:rsidR="00941C00" w:rsidDel="00596974" w:rsidRDefault="00941C00" w:rsidP="004C1D09">
          <w:pPr>
            <w:pStyle w:val="TDC1"/>
            <w:rPr>
              <w:ins w:id="1057" w:author="David Osornio" w:date="2020-06-04T23:38:00Z"/>
              <w:del w:id="1058" w:author="David Osornio [2]" w:date="2020-06-05T00:31:00Z"/>
              <w:rFonts w:eastAsiaTheme="minorEastAsia" w:cstheme="minorBidi"/>
              <w:noProof/>
              <w:kern w:val="0"/>
              <w:sz w:val="22"/>
              <w:szCs w:val="22"/>
              <w:lang w:eastAsia="es-MX" w:bidi="ar-SA"/>
            </w:rPr>
          </w:pPr>
          <w:ins w:id="1059" w:author="David Osornio" w:date="2020-06-04T23:38:00Z">
            <w:del w:id="1060" w:author="David Osornio [2]" w:date="2020-06-05T00:31:00Z">
              <w:r w:rsidRPr="00221B47" w:rsidDel="00596974">
                <w:rPr>
                  <w:rStyle w:val="Hipervnculo"/>
                  <w:b w:val="0"/>
                  <w:bCs w:val="0"/>
                  <w:i w:val="0"/>
                  <w:iCs w:val="0"/>
                  <w:noProof/>
                </w:rPr>
                <w:fldChar w:fldCharType="begin"/>
              </w:r>
              <w:r w:rsidRPr="00221B47" w:rsidDel="00596974">
                <w:rPr>
                  <w:rStyle w:val="Hipervnculo"/>
                  <w:noProof/>
                </w:rPr>
                <w:delInstrText xml:space="preserve"> </w:delInstrText>
              </w:r>
              <w:r w:rsidDel="00596974">
                <w:rPr>
                  <w:noProof/>
                </w:rPr>
                <w:delInstrText>HYPERLINK \l "_Toc42206577"</w:delInstrText>
              </w:r>
              <w:r w:rsidRPr="00221B47" w:rsidDel="00596974">
                <w:rPr>
                  <w:rStyle w:val="Hipervnculo"/>
                  <w:noProof/>
                </w:rPr>
                <w:delInstrText xml:space="preserve"> </w:delInstrText>
              </w:r>
              <w:r w:rsidRPr="00221B47" w:rsidDel="00596974">
                <w:rPr>
                  <w:rStyle w:val="Hipervnculo"/>
                  <w:b w:val="0"/>
                  <w:bCs w:val="0"/>
                  <w:i w:val="0"/>
                  <w:iCs w:val="0"/>
                  <w:noProof/>
                </w:rPr>
                <w:fldChar w:fldCharType="separate"/>
              </w:r>
            </w:del>
          </w:ins>
          <w:ins w:id="1061" w:author="David Osornio [2]" w:date="2020-06-05T21:29:00Z">
            <w:r w:rsidR="009C4CC2">
              <w:rPr>
                <w:rStyle w:val="Hipervnculo"/>
                <w:i w:val="0"/>
                <w:iCs w:val="0"/>
                <w:noProof/>
                <w:lang w:val="es-ES"/>
              </w:rPr>
              <w:t>¡Error! Referencia de hipervínculo no válida.</w:t>
            </w:r>
          </w:ins>
          <w:ins w:id="1062" w:author="David Osornio" w:date="2020-06-04T23:38:00Z">
            <w:del w:id="1063" w:author="David Osornio [2]" w:date="2020-06-05T00:31:00Z">
              <w:r w:rsidRPr="00221B47" w:rsidDel="00596974">
                <w:rPr>
                  <w:rStyle w:val="Hipervnculo"/>
                  <w:rFonts w:ascii="Arial" w:hAnsi="Arial" w:cs="Arial"/>
                  <w:noProof/>
                </w:rPr>
                <w:delText>Descripción General</w:delText>
              </w:r>
              <w:r w:rsidDel="00596974">
                <w:rPr>
                  <w:noProof/>
                  <w:webHidden/>
                </w:rPr>
                <w:tab/>
              </w:r>
              <w:r w:rsidDel="00596974">
                <w:rPr>
                  <w:b w:val="0"/>
                  <w:bCs w:val="0"/>
                  <w:i w:val="0"/>
                  <w:iCs w:val="0"/>
                  <w:noProof/>
                  <w:webHidden/>
                </w:rPr>
                <w:fldChar w:fldCharType="begin"/>
              </w:r>
              <w:r w:rsidDel="00596974">
                <w:rPr>
                  <w:noProof/>
                  <w:webHidden/>
                </w:rPr>
                <w:delInstrText xml:space="preserve"> PAGEREF _Toc42206577 \h </w:delInstrText>
              </w:r>
            </w:del>
          </w:ins>
          <w:del w:id="1064" w:author="David Osornio [2]" w:date="2020-06-05T00:31:00Z">
            <w:r w:rsidDel="00596974">
              <w:rPr>
                <w:b w:val="0"/>
                <w:bCs w:val="0"/>
                <w:i w:val="0"/>
                <w:iCs w:val="0"/>
                <w:noProof/>
                <w:webHidden/>
              </w:rPr>
            </w:r>
            <w:r w:rsidDel="00596974">
              <w:rPr>
                <w:b w:val="0"/>
                <w:bCs w:val="0"/>
                <w:i w:val="0"/>
                <w:iCs w:val="0"/>
                <w:noProof/>
                <w:webHidden/>
              </w:rPr>
              <w:fldChar w:fldCharType="separate"/>
            </w:r>
          </w:del>
          <w:ins w:id="1065" w:author="David Osornio" w:date="2020-06-04T23:38:00Z">
            <w:del w:id="1066" w:author="David Osornio [2]" w:date="2020-06-05T00:31:00Z">
              <w:r w:rsidDel="00596974">
                <w:rPr>
                  <w:noProof/>
                  <w:webHidden/>
                </w:rPr>
                <w:delText>5</w:delText>
              </w:r>
              <w:r w:rsidDel="00596974">
                <w:rPr>
                  <w:b w:val="0"/>
                  <w:bCs w:val="0"/>
                  <w:i w:val="0"/>
                  <w:iCs w:val="0"/>
                  <w:noProof/>
                  <w:webHidden/>
                </w:rPr>
                <w:fldChar w:fldCharType="end"/>
              </w:r>
              <w:r w:rsidRPr="00221B47" w:rsidDel="00596974">
                <w:rPr>
                  <w:rStyle w:val="Hipervnculo"/>
                  <w:b w:val="0"/>
                  <w:bCs w:val="0"/>
                  <w:i w:val="0"/>
                  <w:iCs w:val="0"/>
                  <w:noProof/>
                </w:rPr>
                <w:fldChar w:fldCharType="end"/>
              </w:r>
            </w:del>
          </w:ins>
        </w:p>
        <w:p w14:paraId="65DDD7D7" w14:textId="614F680D" w:rsidR="00941C00" w:rsidDel="00596974" w:rsidRDefault="00941C00">
          <w:pPr>
            <w:pStyle w:val="TDC2"/>
            <w:tabs>
              <w:tab w:val="right" w:leader="underscore" w:pos="9962"/>
            </w:tabs>
            <w:rPr>
              <w:ins w:id="1067" w:author="David Osornio" w:date="2020-06-04T23:38:00Z"/>
              <w:del w:id="1068" w:author="David Osornio [2]" w:date="2020-06-05T00:31:00Z"/>
              <w:rFonts w:eastAsiaTheme="minorEastAsia" w:cstheme="minorBidi"/>
              <w:b w:val="0"/>
              <w:bCs w:val="0"/>
              <w:noProof/>
              <w:kern w:val="0"/>
              <w:lang w:eastAsia="es-MX" w:bidi="ar-SA"/>
            </w:rPr>
          </w:pPr>
          <w:ins w:id="1069" w:author="David Osornio" w:date="2020-06-04T23:38:00Z">
            <w:del w:id="107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"_Toc42206578"</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071" w:author="David Osornio [2]" w:date="2020-06-05T21:29:00Z">
            <w:r w:rsidR="009C4CC2">
              <w:rPr>
                <w:rStyle w:val="Hipervnculo"/>
                <w:noProof/>
                <w:lang w:val="es-ES"/>
              </w:rPr>
              <w:t>¡Error! Referencia de hipervínculo no válida.</w:t>
            </w:r>
          </w:ins>
          <w:ins w:id="1072" w:author="David Osornio" w:date="2020-06-04T23:38:00Z">
            <w:del w:id="1073" w:author="David Osornio [2]" w:date="2020-06-05T00:31:00Z">
              <w:r w:rsidRPr="00221B47" w:rsidDel="00596974">
                <w:rPr>
                  <w:rStyle w:val="Hipervnculo"/>
                  <w:noProof/>
                </w:rPr>
                <w:delText>Perspectiva del producto</w:delText>
              </w:r>
              <w:r w:rsidDel="00596974">
                <w:rPr>
                  <w:noProof/>
                  <w:webHidden/>
                </w:rPr>
                <w:tab/>
              </w:r>
              <w:r w:rsidDel="00596974">
                <w:rPr>
                  <w:b w:val="0"/>
                  <w:bCs w:val="0"/>
                  <w:noProof/>
                  <w:webHidden/>
                </w:rPr>
                <w:fldChar w:fldCharType="begin"/>
              </w:r>
              <w:r w:rsidDel="00596974">
                <w:rPr>
                  <w:noProof/>
                  <w:webHidden/>
                </w:rPr>
                <w:delInstrText xml:space="preserve"> PAGEREF _Toc42206578 \h </w:delInstrText>
              </w:r>
            </w:del>
          </w:ins>
          <w:del w:id="1074" w:author="David Osornio [2]" w:date="2020-06-05T00:31:00Z">
            <w:r w:rsidDel="00596974">
              <w:rPr>
                <w:b w:val="0"/>
                <w:bCs w:val="0"/>
                <w:noProof/>
                <w:webHidden/>
              </w:rPr>
            </w:r>
            <w:r w:rsidDel="00596974">
              <w:rPr>
                <w:b w:val="0"/>
                <w:bCs w:val="0"/>
                <w:noProof/>
                <w:webHidden/>
              </w:rPr>
              <w:fldChar w:fldCharType="separate"/>
            </w:r>
          </w:del>
          <w:ins w:id="1075" w:author="David Osornio" w:date="2020-06-04T23:38:00Z">
            <w:del w:id="1076" w:author="David Osornio [2]" w:date="2020-06-05T00:31:00Z">
              <w:r w:rsidDel="00596974">
                <w:rPr>
                  <w:noProof/>
                  <w:webHidden/>
                </w:rPr>
                <w:delText>5</w:delText>
              </w:r>
              <w:r w:rsidDel="00596974">
                <w:rPr>
                  <w:b w:val="0"/>
                  <w:bCs w:val="0"/>
                  <w:noProof/>
                  <w:webHidden/>
                </w:rPr>
                <w:fldChar w:fldCharType="end"/>
              </w:r>
              <w:r w:rsidRPr="00221B47" w:rsidDel="00596974">
                <w:rPr>
                  <w:rStyle w:val="Hipervnculo"/>
                  <w:b w:val="0"/>
                  <w:bCs w:val="0"/>
                  <w:noProof/>
                </w:rPr>
                <w:fldChar w:fldCharType="end"/>
              </w:r>
            </w:del>
          </w:ins>
        </w:p>
        <w:p w14:paraId="0AAE5017" w14:textId="4554D729" w:rsidR="00941C00" w:rsidDel="00596974" w:rsidRDefault="00941C00">
          <w:pPr>
            <w:pStyle w:val="TDC3"/>
            <w:tabs>
              <w:tab w:val="right" w:leader="underscore" w:pos="9962"/>
            </w:tabs>
            <w:rPr>
              <w:ins w:id="1077" w:author="David Osornio" w:date="2020-06-04T23:38:00Z"/>
              <w:del w:id="1078" w:author="David Osornio [2]" w:date="2020-06-05T00:31:00Z"/>
              <w:rFonts w:eastAsiaTheme="minorEastAsia" w:cstheme="minorBidi"/>
              <w:noProof/>
              <w:kern w:val="0"/>
              <w:sz w:val="22"/>
              <w:szCs w:val="22"/>
              <w:lang w:eastAsia="es-MX" w:bidi="ar-SA"/>
            </w:rPr>
          </w:pPr>
          <w:ins w:id="1079" w:author="David Osornio" w:date="2020-06-04T23:38:00Z">
            <w:del w:id="108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"_Toc42206579"</w:delInstrText>
              </w:r>
              <w:r w:rsidRPr="00221B47" w:rsidDel="00596974">
                <w:rPr>
                  <w:rStyle w:val="Hipervnculo"/>
                  <w:noProof/>
                </w:rPr>
                <w:delInstrText xml:space="preserve"> </w:delInstrText>
              </w:r>
              <w:r w:rsidRPr="00221B47" w:rsidDel="00596974">
                <w:rPr>
                  <w:rStyle w:val="Hipervnculo"/>
                  <w:noProof/>
                </w:rPr>
                <w:fldChar w:fldCharType="separate"/>
              </w:r>
            </w:del>
          </w:ins>
          <w:ins w:id="1081" w:author="David Osornio [2]" w:date="2020-06-05T21:29:00Z">
            <w:r w:rsidR="009C4CC2">
              <w:rPr>
                <w:rStyle w:val="Hipervnculo"/>
                <w:b/>
                <w:bCs/>
                <w:noProof/>
                <w:lang w:val="es-ES"/>
              </w:rPr>
              <w:t>¡Error! Referencia de hipervínculo no válida.</w:t>
            </w:r>
          </w:ins>
          <w:ins w:id="1082" w:author="David Osornio" w:date="2020-06-04T23:38:00Z">
            <w:del w:id="1083" w:author="David Osornio [2]" w:date="2020-06-05T00:31:00Z">
              <w:r w:rsidRPr="00221B47" w:rsidDel="00596974">
                <w:rPr>
                  <w:rStyle w:val="Hipervnculo"/>
                  <w:noProof/>
                </w:rPr>
                <w:delText>Interfaces de sistema</w:delText>
              </w:r>
              <w:r w:rsidDel="00596974">
                <w:rPr>
                  <w:noProof/>
                  <w:webHidden/>
                </w:rPr>
                <w:tab/>
              </w:r>
              <w:r w:rsidDel="00596974">
                <w:rPr>
                  <w:noProof/>
                  <w:webHidden/>
                </w:rPr>
                <w:fldChar w:fldCharType="begin"/>
              </w:r>
              <w:r w:rsidDel="00596974">
                <w:rPr>
                  <w:noProof/>
                  <w:webHidden/>
                </w:rPr>
                <w:delInstrText xml:space="preserve"> PAGEREF _Toc42206579 \h </w:delInstrText>
              </w:r>
            </w:del>
          </w:ins>
          <w:del w:id="1084" w:author="David Osornio [2]" w:date="2020-06-05T00:31:00Z">
            <w:r w:rsidDel="00596974">
              <w:rPr>
                <w:noProof/>
                <w:webHidden/>
              </w:rPr>
            </w:r>
            <w:r w:rsidDel="00596974">
              <w:rPr>
                <w:noProof/>
                <w:webHidden/>
              </w:rPr>
              <w:fldChar w:fldCharType="separate"/>
            </w:r>
          </w:del>
          <w:ins w:id="1085" w:author="David Osornio" w:date="2020-06-04T23:38:00Z">
            <w:del w:id="1086" w:author="David Osornio [2]" w:date="2020-06-05T00:31:00Z">
              <w:r w:rsidDel="00596974">
                <w:rPr>
                  <w:noProof/>
                  <w:webHidden/>
                </w:rPr>
                <w:delText>5</w:delText>
              </w:r>
              <w:r w:rsidDel="00596974">
                <w:rPr>
                  <w:noProof/>
                  <w:webHidden/>
                </w:rPr>
                <w:fldChar w:fldCharType="end"/>
              </w:r>
              <w:r w:rsidRPr="00221B47" w:rsidDel="00596974">
                <w:rPr>
                  <w:rStyle w:val="Hipervnculo"/>
                  <w:noProof/>
                </w:rPr>
                <w:fldChar w:fldCharType="end"/>
              </w:r>
            </w:del>
          </w:ins>
        </w:p>
        <w:p w14:paraId="5C4334EE" w14:textId="3CCAC21A" w:rsidR="00941C00" w:rsidDel="00596974" w:rsidRDefault="00941C00">
          <w:pPr>
            <w:pStyle w:val="TDC4"/>
            <w:tabs>
              <w:tab w:val="right" w:leader="underscore" w:pos="9962"/>
            </w:tabs>
            <w:rPr>
              <w:ins w:id="1087" w:author="David Osornio" w:date="2020-06-04T23:38:00Z"/>
              <w:del w:id="1088" w:author="David Osornio [2]" w:date="2020-06-05T00:31:00Z"/>
              <w:rFonts w:eastAsiaTheme="minorEastAsia" w:cstheme="minorBidi"/>
              <w:noProof/>
              <w:kern w:val="0"/>
              <w:sz w:val="22"/>
              <w:szCs w:val="22"/>
              <w:lang w:eastAsia="es-MX" w:bidi="ar-SA"/>
            </w:rPr>
          </w:pPr>
          <w:ins w:id="1089" w:author="David Osornio" w:date="2020-06-04T23:38:00Z">
            <w:del w:id="109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"_Toc42206580"</w:delInstrText>
              </w:r>
              <w:r w:rsidRPr="00221B47" w:rsidDel="00596974">
                <w:rPr>
                  <w:rStyle w:val="Hipervnculo"/>
                  <w:noProof/>
                </w:rPr>
                <w:delInstrText xml:space="preserve"> </w:delInstrText>
              </w:r>
              <w:r w:rsidRPr="00221B47" w:rsidDel="00596974">
                <w:rPr>
                  <w:rStyle w:val="Hipervnculo"/>
                  <w:noProof/>
                </w:rPr>
                <w:fldChar w:fldCharType="separate"/>
              </w:r>
            </w:del>
          </w:ins>
          <w:ins w:id="1091" w:author="David Osornio [2]" w:date="2020-06-05T21:29:00Z">
            <w:r w:rsidR="009C4CC2">
              <w:rPr>
                <w:rStyle w:val="Hipervnculo"/>
                <w:b/>
                <w:bCs/>
                <w:noProof/>
                <w:lang w:val="es-ES"/>
              </w:rPr>
              <w:t>¡Error! Referencia de hipervínculo no válida.</w:t>
            </w:r>
          </w:ins>
          <w:ins w:id="1092" w:author="David Osornio" w:date="2020-06-04T23:38:00Z">
            <w:del w:id="1093" w:author="David Osornio [2]" w:date="2020-06-05T00:31:00Z">
              <w:r w:rsidRPr="00221B47" w:rsidDel="00596974">
                <w:rPr>
                  <w:rStyle w:val="Hipervnculo"/>
                  <w:noProof/>
                </w:rPr>
                <w:delText>Interfaz: Login</w:delText>
              </w:r>
              <w:r w:rsidDel="00596974">
                <w:rPr>
                  <w:noProof/>
                  <w:webHidden/>
                </w:rPr>
                <w:tab/>
              </w:r>
              <w:r w:rsidDel="00596974">
                <w:rPr>
                  <w:noProof/>
                  <w:webHidden/>
                </w:rPr>
                <w:fldChar w:fldCharType="begin"/>
              </w:r>
              <w:r w:rsidDel="00596974">
                <w:rPr>
                  <w:noProof/>
                  <w:webHidden/>
                </w:rPr>
                <w:delInstrText xml:space="preserve"> PAGEREF _Toc42206580 \h </w:delInstrText>
              </w:r>
            </w:del>
          </w:ins>
          <w:del w:id="1094" w:author="David Osornio [2]" w:date="2020-06-05T00:31:00Z">
            <w:r w:rsidDel="00596974">
              <w:rPr>
                <w:noProof/>
                <w:webHidden/>
              </w:rPr>
            </w:r>
            <w:r w:rsidDel="00596974">
              <w:rPr>
                <w:noProof/>
                <w:webHidden/>
              </w:rPr>
              <w:fldChar w:fldCharType="separate"/>
            </w:r>
          </w:del>
          <w:ins w:id="1095" w:author="David Osornio" w:date="2020-06-04T23:38:00Z">
            <w:del w:id="1096" w:author="David Osornio [2]" w:date="2020-06-05T00:31:00Z">
              <w:r w:rsidDel="00596974">
                <w:rPr>
                  <w:noProof/>
                  <w:webHidden/>
                </w:rPr>
                <w:delText>5</w:delText>
              </w:r>
              <w:r w:rsidDel="00596974">
                <w:rPr>
                  <w:noProof/>
                  <w:webHidden/>
                </w:rPr>
                <w:fldChar w:fldCharType="end"/>
              </w:r>
              <w:r w:rsidRPr="00221B47" w:rsidDel="00596974">
                <w:rPr>
                  <w:rStyle w:val="Hipervnculo"/>
                  <w:noProof/>
                </w:rPr>
                <w:fldChar w:fldCharType="end"/>
              </w:r>
            </w:del>
          </w:ins>
        </w:p>
        <w:p w14:paraId="19527F9B" w14:textId="1466F48D" w:rsidR="00941C00" w:rsidDel="00596974" w:rsidRDefault="00941C00">
          <w:pPr>
            <w:pStyle w:val="TDC4"/>
            <w:tabs>
              <w:tab w:val="right" w:leader="underscore" w:pos="9962"/>
            </w:tabs>
            <w:rPr>
              <w:ins w:id="1097" w:author="David Osornio" w:date="2020-06-04T23:38:00Z"/>
              <w:del w:id="1098" w:author="David Osornio [2]" w:date="2020-06-05T00:31:00Z"/>
              <w:rFonts w:eastAsiaTheme="minorEastAsia" w:cstheme="minorBidi"/>
              <w:noProof/>
              <w:kern w:val="0"/>
              <w:sz w:val="22"/>
              <w:szCs w:val="22"/>
              <w:lang w:eastAsia="es-MX" w:bidi="ar-SA"/>
            </w:rPr>
          </w:pPr>
          <w:ins w:id="1099" w:author="David Osornio" w:date="2020-06-04T23:38:00Z">
            <w:del w:id="110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"_Toc42206581"</w:delInstrText>
              </w:r>
              <w:r w:rsidRPr="00221B47" w:rsidDel="00596974">
                <w:rPr>
                  <w:rStyle w:val="Hipervnculo"/>
                  <w:noProof/>
                </w:rPr>
                <w:delInstrText xml:space="preserve"> </w:delInstrText>
              </w:r>
              <w:r w:rsidRPr="00221B47" w:rsidDel="00596974">
                <w:rPr>
                  <w:rStyle w:val="Hipervnculo"/>
                  <w:noProof/>
                </w:rPr>
                <w:fldChar w:fldCharType="separate"/>
              </w:r>
            </w:del>
          </w:ins>
          <w:ins w:id="1101" w:author="David Osornio [2]" w:date="2020-06-05T21:29:00Z">
            <w:r w:rsidR="009C4CC2">
              <w:rPr>
                <w:rStyle w:val="Hipervnculo"/>
                <w:b/>
                <w:bCs/>
                <w:noProof/>
                <w:lang w:val="es-ES"/>
              </w:rPr>
              <w:t>¡Error! Referencia de hipervínculo no válida.</w:t>
            </w:r>
          </w:ins>
          <w:ins w:id="1102" w:author="David Osornio" w:date="2020-06-04T23:38:00Z">
            <w:del w:id="1103" w:author="David Osornio [2]" w:date="2020-06-05T00:31:00Z">
              <w:r w:rsidRPr="00221B47" w:rsidDel="00596974">
                <w:rPr>
                  <w:rStyle w:val="Hipervnculo"/>
                  <w:noProof/>
                </w:rPr>
                <w:delText>Interfaz: Principal</w:delText>
              </w:r>
              <w:r w:rsidDel="00596974">
                <w:rPr>
                  <w:noProof/>
                  <w:webHidden/>
                </w:rPr>
                <w:tab/>
              </w:r>
              <w:r w:rsidDel="00596974">
                <w:rPr>
                  <w:noProof/>
                  <w:webHidden/>
                </w:rPr>
                <w:fldChar w:fldCharType="begin"/>
              </w:r>
              <w:r w:rsidDel="00596974">
                <w:rPr>
                  <w:noProof/>
                  <w:webHidden/>
                </w:rPr>
                <w:delInstrText xml:space="preserve"> PAGEREF _Toc42206581 \h </w:delInstrText>
              </w:r>
            </w:del>
          </w:ins>
          <w:del w:id="1104" w:author="David Osornio [2]" w:date="2020-06-05T00:31:00Z">
            <w:r w:rsidDel="00596974">
              <w:rPr>
                <w:noProof/>
                <w:webHidden/>
              </w:rPr>
            </w:r>
            <w:r w:rsidDel="00596974">
              <w:rPr>
                <w:noProof/>
                <w:webHidden/>
              </w:rPr>
              <w:fldChar w:fldCharType="separate"/>
            </w:r>
          </w:del>
          <w:ins w:id="1105" w:author="David Osornio" w:date="2020-06-04T23:38:00Z">
            <w:del w:id="1106" w:author="David Osornio [2]" w:date="2020-06-05T00:31:00Z">
              <w:r w:rsidDel="00596974">
                <w:rPr>
                  <w:noProof/>
                  <w:webHidden/>
                </w:rPr>
                <w:delText>6</w:delText>
              </w:r>
              <w:r w:rsidDel="00596974">
                <w:rPr>
                  <w:noProof/>
                  <w:webHidden/>
                </w:rPr>
                <w:fldChar w:fldCharType="end"/>
              </w:r>
              <w:r w:rsidRPr="00221B47" w:rsidDel="00596974">
                <w:rPr>
                  <w:rStyle w:val="Hipervnculo"/>
                  <w:noProof/>
                </w:rPr>
                <w:fldChar w:fldCharType="end"/>
              </w:r>
            </w:del>
          </w:ins>
        </w:p>
        <w:p w14:paraId="0CF61B6D" w14:textId="11084400" w:rsidR="00941C00" w:rsidDel="00596974" w:rsidRDefault="00941C00">
          <w:pPr>
            <w:pStyle w:val="TDC4"/>
            <w:tabs>
              <w:tab w:val="right" w:leader="underscore" w:pos="9962"/>
            </w:tabs>
            <w:rPr>
              <w:ins w:id="1107" w:author="David Osornio" w:date="2020-06-04T23:38:00Z"/>
              <w:del w:id="1108" w:author="David Osornio [2]" w:date="2020-06-05T00:31:00Z"/>
              <w:rFonts w:eastAsiaTheme="minorEastAsia" w:cstheme="minorBidi"/>
              <w:noProof/>
              <w:kern w:val="0"/>
              <w:sz w:val="22"/>
              <w:szCs w:val="22"/>
              <w:lang w:eastAsia="es-MX" w:bidi="ar-SA"/>
            </w:rPr>
          </w:pPr>
          <w:ins w:id="1109" w:author="David Osornio" w:date="2020-06-04T23:38:00Z">
            <w:del w:id="111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"_Toc42206582"</w:delInstrText>
              </w:r>
              <w:r w:rsidRPr="00221B47" w:rsidDel="00596974">
                <w:rPr>
                  <w:rStyle w:val="Hipervnculo"/>
                  <w:noProof/>
                </w:rPr>
                <w:delInstrText xml:space="preserve"> </w:delInstrText>
              </w:r>
              <w:r w:rsidRPr="00221B47" w:rsidDel="00596974">
                <w:rPr>
                  <w:rStyle w:val="Hipervnculo"/>
                  <w:noProof/>
                </w:rPr>
                <w:fldChar w:fldCharType="separate"/>
              </w:r>
            </w:del>
          </w:ins>
          <w:ins w:id="1111" w:author="David Osornio [2]" w:date="2020-06-05T21:29:00Z">
            <w:r w:rsidR="009C4CC2">
              <w:rPr>
                <w:rStyle w:val="Hipervnculo"/>
                <w:b/>
                <w:bCs/>
                <w:noProof/>
                <w:lang w:val="es-ES"/>
              </w:rPr>
              <w:t>¡Error! Referencia de hipervínculo no válida.</w:t>
            </w:r>
          </w:ins>
          <w:ins w:id="1112" w:author="David Osornio" w:date="2020-06-04T23:38:00Z">
            <w:del w:id="1113" w:author="David Osornio [2]" w:date="2020-06-05T00:31:00Z">
              <w:r w:rsidRPr="00221B47" w:rsidDel="00596974">
                <w:rPr>
                  <w:rStyle w:val="Hipervnculo"/>
                  <w:noProof/>
                </w:rPr>
                <w:delText>Interfaz:</w:delText>
              </w:r>
              <w:r w:rsidDel="00596974">
                <w:rPr>
                  <w:noProof/>
                  <w:webHidden/>
                </w:rPr>
                <w:tab/>
              </w:r>
              <w:r w:rsidDel="00596974">
                <w:rPr>
                  <w:noProof/>
                  <w:webHidden/>
                </w:rPr>
                <w:fldChar w:fldCharType="begin"/>
              </w:r>
              <w:r w:rsidDel="00596974">
                <w:rPr>
                  <w:noProof/>
                  <w:webHidden/>
                </w:rPr>
                <w:delInstrText xml:space="preserve"> PAGEREF _Toc42206582 \h </w:delInstrText>
              </w:r>
            </w:del>
          </w:ins>
          <w:del w:id="1114" w:author="David Osornio [2]" w:date="2020-06-05T00:31:00Z">
            <w:r w:rsidDel="00596974">
              <w:rPr>
                <w:noProof/>
                <w:webHidden/>
              </w:rPr>
            </w:r>
            <w:r w:rsidDel="00596974">
              <w:rPr>
                <w:noProof/>
                <w:webHidden/>
              </w:rPr>
              <w:fldChar w:fldCharType="separate"/>
            </w:r>
          </w:del>
          <w:ins w:id="1115" w:author="David Osornio" w:date="2020-06-04T23:38:00Z">
            <w:del w:id="1116" w:author="David Osornio [2]" w:date="2020-06-05T00:31:00Z">
              <w:r w:rsidDel="00596974">
                <w:rPr>
                  <w:noProof/>
                  <w:webHidden/>
                </w:rPr>
                <w:delText>6</w:delText>
              </w:r>
              <w:r w:rsidDel="00596974">
                <w:rPr>
                  <w:noProof/>
                  <w:webHidden/>
                </w:rPr>
                <w:fldChar w:fldCharType="end"/>
              </w:r>
              <w:r w:rsidRPr="00221B47" w:rsidDel="00596974">
                <w:rPr>
                  <w:rStyle w:val="Hipervnculo"/>
                  <w:noProof/>
                </w:rPr>
                <w:fldChar w:fldCharType="end"/>
              </w:r>
            </w:del>
          </w:ins>
        </w:p>
        <w:p w14:paraId="5886EE53" w14:textId="09B445D4" w:rsidR="00941C00" w:rsidDel="00596974" w:rsidRDefault="00941C00">
          <w:pPr>
            <w:pStyle w:val="TDC3"/>
            <w:tabs>
              <w:tab w:val="right" w:leader="underscore" w:pos="9962"/>
            </w:tabs>
            <w:rPr>
              <w:ins w:id="1117" w:author="David Osornio" w:date="2020-06-04T23:38:00Z"/>
              <w:del w:id="1118" w:author="David Osornio [2]" w:date="2020-06-05T00:31:00Z"/>
              <w:rFonts w:eastAsiaTheme="minorEastAsia" w:cstheme="minorBidi"/>
              <w:noProof/>
              <w:kern w:val="0"/>
              <w:sz w:val="22"/>
              <w:szCs w:val="22"/>
              <w:lang w:eastAsia="es-MX" w:bidi="ar-SA"/>
            </w:rPr>
          </w:pPr>
          <w:ins w:id="1119" w:author="David Osornio" w:date="2020-06-04T23:38:00Z">
            <w:del w:id="112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"_Toc42206583"</w:delInstrText>
              </w:r>
              <w:r w:rsidRPr="00221B47" w:rsidDel="00596974">
                <w:rPr>
                  <w:rStyle w:val="Hipervnculo"/>
                  <w:noProof/>
                </w:rPr>
                <w:delInstrText xml:space="preserve"> </w:delInstrText>
              </w:r>
              <w:r w:rsidRPr="00221B47" w:rsidDel="00596974">
                <w:rPr>
                  <w:rStyle w:val="Hipervnculo"/>
                  <w:noProof/>
                </w:rPr>
                <w:fldChar w:fldCharType="separate"/>
              </w:r>
            </w:del>
          </w:ins>
          <w:ins w:id="1121" w:author="David Osornio [2]" w:date="2020-06-05T21:29:00Z">
            <w:r w:rsidR="009C4CC2">
              <w:rPr>
                <w:rStyle w:val="Hipervnculo"/>
                <w:b/>
                <w:bCs/>
                <w:noProof/>
                <w:lang w:val="es-ES"/>
              </w:rPr>
              <w:t>¡Error! Referencia de hipervínculo no válida.</w:t>
            </w:r>
          </w:ins>
          <w:ins w:id="1122" w:author="David Osornio" w:date="2020-06-04T23:38:00Z">
            <w:del w:id="1123" w:author="David Osornio [2]" w:date="2020-06-05T00:31:00Z">
              <w:r w:rsidRPr="00221B47" w:rsidDel="00596974">
                <w:rPr>
                  <w:rStyle w:val="Hipervnculo"/>
                  <w:noProof/>
                </w:rPr>
                <w:delText>Interfaces de usuario</w:delText>
              </w:r>
              <w:r w:rsidDel="00596974">
                <w:rPr>
                  <w:noProof/>
                  <w:webHidden/>
                </w:rPr>
                <w:tab/>
              </w:r>
              <w:r w:rsidDel="00596974">
                <w:rPr>
                  <w:noProof/>
                  <w:webHidden/>
                </w:rPr>
                <w:fldChar w:fldCharType="begin"/>
              </w:r>
              <w:r w:rsidDel="00596974">
                <w:rPr>
                  <w:noProof/>
                  <w:webHidden/>
                </w:rPr>
                <w:delInstrText xml:space="preserve"> PAGEREF _Toc42206583 \h </w:delInstrText>
              </w:r>
            </w:del>
          </w:ins>
          <w:del w:id="1124" w:author="David Osornio [2]" w:date="2020-06-05T00:31:00Z">
            <w:r w:rsidDel="00596974">
              <w:rPr>
                <w:noProof/>
                <w:webHidden/>
              </w:rPr>
            </w:r>
            <w:r w:rsidDel="00596974">
              <w:rPr>
                <w:noProof/>
                <w:webHidden/>
              </w:rPr>
              <w:fldChar w:fldCharType="separate"/>
            </w:r>
          </w:del>
          <w:ins w:id="1125" w:author="David Osornio" w:date="2020-06-04T23:38:00Z">
            <w:del w:id="1126" w:author="David Osornio [2]" w:date="2020-06-05T00:31:00Z">
              <w:r w:rsidDel="00596974">
                <w:rPr>
                  <w:noProof/>
                  <w:webHidden/>
                </w:rPr>
                <w:delText>7</w:delText>
              </w:r>
              <w:r w:rsidDel="00596974">
                <w:rPr>
                  <w:noProof/>
                  <w:webHidden/>
                </w:rPr>
                <w:fldChar w:fldCharType="end"/>
              </w:r>
              <w:r w:rsidRPr="00221B47" w:rsidDel="00596974">
                <w:rPr>
                  <w:rStyle w:val="Hipervnculo"/>
                  <w:noProof/>
                </w:rPr>
                <w:fldChar w:fldCharType="end"/>
              </w:r>
            </w:del>
          </w:ins>
        </w:p>
        <w:p w14:paraId="4B71DC2A" w14:textId="452511DA" w:rsidR="00941C00" w:rsidDel="00596974" w:rsidRDefault="00941C00">
          <w:pPr>
            <w:pStyle w:val="TDC4"/>
            <w:tabs>
              <w:tab w:val="right" w:leader="underscore" w:pos="9962"/>
            </w:tabs>
            <w:rPr>
              <w:ins w:id="1127" w:author="David Osornio" w:date="2020-06-04T23:38:00Z"/>
              <w:del w:id="1128" w:author="David Osornio [2]" w:date="2020-06-05T00:31:00Z"/>
              <w:rFonts w:eastAsiaTheme="minorEastAsia" w:cstheme="minorBidi"/>
              <w:noProof/>
              <w:kern w:val="0"/>
              <w:sz w:val="22"/>
              <w:szCs w:val="22"/>
              <w:lang w:eastAsia="es-MX" w:bidi="ar-SA"/>
            </w:rPr>
          </w:pPr>
          <w:ins w:id="1129" w:author="David Osornio" w:date="2020-06-04T23:38:00Z">
            <w:del w:id="113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"_Toc42206584"</w:delInstrText>
              </w:r>
              <w:r w:rsidRPr="00221B47" w:rsidDel="00596974">
                <w:rPr>
                  <w:rStyle w:val="Hipervnculo"/>
                  <w:noProof/>
                </w:rPr>
                <w:delInstrText xml:space="preserve"> </w:delInstrText>
              </w:r>
              <w:r w:rsidRPr="00221B47" w:rsidDel="00596974">
                <w:rPr>
                  <w:rStyle w:val="Hipervnculo"/>
                  <w:noProof/>
                </w:rPr>
                <w:fldChar w:fldCharType="separate"/>
              </w:r>
            </w:del>
          </w:ins>
          <w:ins w:id="1131" w:author="David Osornio [2]" w:date="2020-06-05T21:29:00Z">
            <w:r w:rsidR="009C4CC2">
              <w:rPr>
                <w:rStyle w:val="Hipervnculo"/>
                <w:b/>
                <w:bCs/>
                <w:noProof/>
                <w:lang w:val="es-ES"/>
              </w:rPr>
              <w:t>¡Error! Referencia de hipervínculo no válida.</w:t>
            </w:r>
          </w:ins>
          <w:ins w:id="1132" w:author="David Osornio" w:date="2020-06-04T23:38:00Z">
            <w:del w:id="1133" w:author="David Osornio [2]" w:date="2020-06-05T00:31:00Z">
              <w:r w:rsidRPr="00221B47" w:rsidDel="00596974">
                <w:rPr>
                  <w:rStyle w:val="Hipervnculo"/>
                  <w:noProof/>
                </w:rPr>
                <w:delText>Interfaz: Principal</w:delText>
              </w:r>
              <w:r w:rsidDel="00596974">
                <w:rPr>
                  <w:noProof/>
                  <w:webHidden/>
                </w:rPr>
                <w:tab/>
              </w:r>
              <w:r w:rsidDel="00596974">
                <w:rPr>
                  <w:noProof/>
                  <w:webHidden/>
                </w:rPr>
                <w:fldChar w:fldCharType="begin"/>
              </w:r>
              <w:r w:rsidDel="00596974">
                <w:rPr>
                  <w:noProof/>
                  <w:webHidden/>
                </w:rPr>
                <w:delInstrText xml:space="preserve"> PAGEREF _Toc42206584 \h </w:delInstrText>
              </w:r>
            </w:del>
          </w:ins>
          <w:del w:id="1134" w:author="David Osornio [2]" w:date="2020-06-05T00:31:00Z">
            <w:r w:rsidDel="00596974">
              <w:rPr>
                <w:noProof/>
                <w:webHidden/>
              </w:rPr>
            </w:r>
            <w:r w:rsidDel="00596974">
              <w:rPr>
                <w:noProof/>
                <w:webHidden/>
              </w:rPr>
              <w:fldChar w:fldCharType="separate"/>
            </w:r>
          </w:del>
          <w:ins w:id="1135" w:author="David Osornio" w:date="2020-06-04T23:38:00Z">
            <w:del w:id="1136" w:author="David Osornio [2]" w:date="2020-06-05T00:31:00Z">
              <w:r w:rsidDel="00596974">
                <w:rPr>
                  <w:noProof/>
                  <w:webHidden/>
                </w:rPr>
                <w:delText>7</w:delText>
              </w:r>
              <w:r w:rsidDel="00596974">
                <w:rPr>
                  <w:noProof/>
                  <w:webHidden/>
                </w:rPr>
                <w:fldChar w:fldCharType="end"/>
              </w:r>
              <w:r w:rsidRPr="00221B47" w:rsidDel="00596974">
                <w:rPr>
                  <w:rStyle w:val="Hipervnculo"/>
                  <w:noProof/>
                </w:rPr>
                <w:fldChar w:fldCharType="end"/>
              </w:r>
            </w:del>
          </w:ins>
        </w:p>
        <w:p w14:paraId="6A181451" w14:textId="102B5568" w:rsidR="00941C00" w:rsidDel="00596974" w:rsidRDefault="00941C00">
          <w:pPr>
            <w:pStyle w:val="TDC4"/>
            <w:tabs>
              <w:tab w:val="right" w:leader="underscore" w:pos="9962"/>
            </w:tabs>
            <w:rPr>
              <w:ins w:id="1137" w:author="David Osornio" w:date="2020-06-04T23:38:00Z"/>
              <w:del w:id="1138" w:author="David Osornio [2]" w:date="2020-06-05T00:31:00Z"/>
              <w:rFonts w:eastAsiaTheme="minorEastAsia" w:cstheme="minorBidi"/>
              <w:noProof/>
              <w:kern w:val="0"/>
              <w:sz w:val="22"/>
              <w:szCs w:val="22"/>
              <w:lang w:eastAsia="es-MX" w:bidi="ar-SA"/>
            </w:rPr>
          </w:pPr>
          <w:ins w:id="1139" w:author="David Osornio" w:date="2020-06-04T23:38:00Z">
            <w:del w:id="114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"_Toc42206585"</w:delInstrText>
              </w:r>
              <w:r w:rsidRPr="00221B47" w:rsidDel="00596974">
                <w:rPr>
                  <w:rStyle w:val="Hipervnculo"/>
                  <w:noProof/>
                </w:rPr>
                <w:delInstrText xml:space="preserve"> </w:delInstrText>
              </w:r>
              <w:r w:rsidRPr="00221B47" w:rsidDel="00596974">
                <w:rPr>
                  <w:rStyle w:val="Hipervnculo"/>
                  <w:noProof/>
                </w:rPr>
                <w:fldChar w:fldCharType="separate"/>
              </w:r>
            </w:del>
          </w:ins>
          <w:ins w:id="1141" w:author="David Osornio [2]" w:date="2020-06-05T21:29:00Z">
            <w:r w:rsidR="009C4CC2">
              <w:rPr>
                <w:rStyle w:val="Hipervnculo"/>
                <w:b/>
                <w:bCs/>
                <w:noProof/>
                <w:lang w:val="es-ES"/>
              </w:rPr>
              <w:t>¡Error! Referencia de hipervínculo no válida.</w:t>
            </w:r>
          </w:ins>
          <w:ins w:id="1142" w:author="David Osornio" w:date="2020-06-04T23:38:00Z">
            <w:del w:id="1143" w:author="David Osornio [2]" w:date="2020-06-05T00:31:00Z">
              <w:r w:rsidRPr="00221B47" w:rsidDel="00596974">
                <w:rPr>
                  <w:rStyle w:val="Hipervnculo"/>
                  <w:noProof/>
                </w:rPr>
                <w:delText>Interfaz: Cotizaciones</w:delText>
              </w:r>
              <w:r w:rsidDel="00596974">
                <w:rPr>
                  <w:noProof/>
                  <w:webHidden/>
                </w:rPr>
                <w:tab/>
              </w:r>
              <w:r w:rsidDel="00596974">
                <w:rPr>
                  <w:noProof/>
                  <w:webHidden/>
                </w:rPr>
                <w:fldChar w:fldCharType="begin"/>
              </w:r>
              <w:r w:rsidDel="00596974">
                <w:rPr>
                  <w:noProof/>
                  <w:webHidden/>
                </w:rPr>
                <w:delInstrText xml:space="preserve"> PAGEREF _Toc42206585 \h </w:delInstrText>
              </w:r>
            </w:del>
          </w:ins>
          <w:del w:id="1144" w:author="David Osornio [2]" w:date="2020-06-05T00:31:00Z">
            <w:r w:rsidDel="00596974">
              <w:rPr>
                <w:noProof/>
                <w:webHidden/>
              </w:rPr>
            </w:r>
            <w:r w:rsidDel="00596974">
              <w:rPr>
                <w:noProof/>
                <w:webHidden/>
              </w:rPr>
              <w:fldChar w:fldCharType="separate"/>
            </w:r>
          </w:del>
          <w:ins w:id="1145" w:author="David Osornio" w:date="2020-06-04T23:38:00Z">
            <w:del w:id="1146" w:author="David Osornio [2]" w:date="2020-06-05T00:31:00Z">
              <w:r w:rsidDel="00596974">
                <w:rPr>
                  <w:noProof/>
                  <w:webHidden/>
                </w:rPr>
                <w:delText>8</w:delText>
              </w:r>
              <w:r w:rsidDel="00596974">
                <w:rPr>
                  <w:noProof/>
                  <w:webHidden/>
                </w:rPr>
                <w:fldChar w:fldCharType="end"/>
              </w:r>
              <w:r w:rsidRPr="00221B47" w:rsidDel="00596974">
                <w:rPr>
                  <w:rStyle w:val="Hipervnculo"/>
                  <w:noProof/>
                </w:rPr>
                <w:fldChar w:fldCharType="end"/>
              </w:r>
            </w:del>
          </w:ins>
        </w:p>
        <w:p w14:paraId="38D05832" w14:textId="41B21AE2" w:rsidR="00941C00" w:rsidDel="00596974" w:rsidRDefault="00941C00">
          <w:pPr>
            <w:pStyle w:val="TDC4"/>
            <w:tabs>
              <w:tab w:val="right" w:leader="underscore" w:pos="9962"/>
            </w:tabs>
            <w:rPr>
              <w:ins w:id="1147" w:author="David Osornio" w:date="2020-06-04T23:38:00Z"/>
              <w:del w:id="1148" w:author="David Osornio [2]" w:date="2020-06-05T00:31:00Z"/>
              <w:rFonts w:eastAsiaTheme="minorEastAsia" w:cstheme="minorBidi"/>
              <w:noProof/>
              <w:kern w:val="0"/>
              <w:sz w:val="22"/>
              <w:szCs w:val="22"/>
              <w:lang w:eastAsia="es-MX" w:bidi="ar-SA"/>
            </w:rPr>
          </w:pPr>
          <w:ins w:id="1149" w:author="David Osornio" w:date="2020-06-04T23:38:00Z">
            <w:del w:id="115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"_Toc42206586"</w:delInstrText>
              </w:r>
              <w:r w:rsidRPr="00221B47" w:rsidDel="00596974">
                <w:rPr>
                  <w:rStyle w:val="Hipervnculo"/>
                  <w:noProof/>
                </w:rPr>
                <w:delInstrText xml:space="preserve"> </w:delInstrText>
              </w:r>
              <w:r w:rsidRPr="00221B47" w:rsidDel="00596974">
                <w:rPr>
                  <w:rStyle w:val="Hipervnculo"/>
                  <w:noProof/>
                </w:rPr>
                <w:fldChar w:fldCharType="separate"/>
              </w:r>
            </w:del>
          </w:ins>
          <w:ins w:id="1151" w:author="David Osornio [2]" w:date="2020-06-05T21:29:00Z">
            <w:r w:rsidR="009C4CC2">
              <w:rPr>
                <w:rStyle w:val="Hipervnculo"/>
                <w:b/>
                <w:bCs/>
                <w:noProof/>
                <w:lang w:val="es-ES"/>
              </w:rPr>
              <w:t>¡Error! Referencia de hipervínculo no válida.</w:t>
            </w:r>
          </w:ins>
          <w:ins w:id="1152" w:author="David Osornio" w:date="2020-06-04T23:38:00Z">
            <w:del w:id="1153" w:author="David Osornio [2]" w:date="2020-06-05T00:31:00Z">
              <w:r w:rsidRPr="00221B47" w:rsidDel="00596974">
                <w:rPr>
                  <w:rStyle w:val="Hipervnculo"/>
                  <w:noProof/>
                </w:rPr>
                <w:delText>Interfaz: Reservas</w:delText>
              </w:r>
              <w:r w:rsidDel="00596974">
                <w:rPr>
                  <w:noProof/>
                  <w:webHidden/>
                </w:rPr>
                <w:tab/>
              </w:r>
              <w:r w:rsidDel="00596974">
                <w:rPr>
                  <w:noProof/>
                  <w:webHidden/>
                </w:rPr>
                <w:fldChar w:fldCharType="begin"/>
              </w:r>
              <w:r w:rsidDel="00596974">
                <w:rPr>
                  <w:noProof/>
                  <w:webHidden/>
                </w:rPr>
                <w:delInstrText xml:space="preserve"> PAGEREF _Toc42206586 \h </w:delInstrText>
              </w:r>
            </w:del>
          </w:ins>
          <w:del w:id="1154" w:author="David Osornio [2]" w:date="2020-06-05T00:31:00Z">
            <w:r w:rsidDel="00596974">
              <w:rPr>
                <w:noProof/>
                <w:webHidden/>
              </w:rPr>
            </w:r>
            <w:r w:rsidDel="00596974">
              <w:rPr>
                <w:noProof/>
                <w:webHidden/>
              </w:rPr>
              <w:fldChar w:fldCharType="separate"/>
            </w:r>
          </w:del>
          <w:ins w:id="1155" w:author="David Osornio" w:date="2020-06-04T23:38:00Z">
            <w:del w:id="1156" w:author="David Osornio [2]" w:date="2020-06-05T00:31:00Z">
              <w:r w:rsidDel="00596974">
                <w:rPr>
                  <w:noProof/>
                  <w:webHidden/>
                </w:rPr>
                <w:delText>9</w:delText>
              </w:r>
              <w:r w:rsidDel="00596974">
                <w:rPr>
                  <w:noProof/>
                  <w:webHidden/>
                </w:rPr>
                <w:fldChar w:fldCharType="end"/>
              </w:r>
              <w:r w:rsidRPr="00221B47" w:rsidDel="00596974">
                <w:rPr>
                  <w:rStyle w:val="Hipervnculo"/>
                  <w:noProof/>
                </w:rPr>
                <w:fldChar w:fldCharType="end"/>
              </w:r>
            </w:del>
          </w:ins>
        </w:p>
        <w:p w14:paraId="2BD437CE" w14:textId="607BC9D2" w:rsidR="00941C00" w:rsidDel="00596974" w:rsidRDefault="00941C00">
          <w:pPr>
            <w:pStyle w:val="TDC4"/>
            <w:tabs>
              <w:tab w:val="right" w:leader="underscore" w:pos="9962"/>
            </w:tabs>
            <w:rPr>
              <w:ins w:id="1157" w:author="David Osornio" w:date="2020-06-04T23:38:00Z"/>
              <w:del w:id="1158" w:author="David Osornio [2]" w:date="2020-06-05T00:31:00Z"/>
              <w:rFonts w:eastAsiaTheme="minorEastAsia" w:cstheme="minorBidi"/>
              <w:noProof/>
              <w:kern w:val="0"/>
              <w:sz w:val="22"/>
              <w:szCs w:val="22"/>
              <w:lang w:eastAsia="es-MX" w:bidi="ar-SA"/>
            </w:rPr>
          </w:pPr>
          <w:ins w:id="1159" w:author="David Osornio" w:date="2020-06-04T23:38:00Z">
            <w:del w:id="116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"_Toc42206587"</w:delInstrText>
              </w:r>
              <w:r w:rsidRPr="00221B47" w:rsidDel="00596974">
                <w:rPr>
                  <w:rStyle w:val="Hipervnculo"/>
                  <w:noProof/>
                </w:rPr>
                <w:delInstrText xml:space="preserve"> </w:delInstrText>
              </w:r>
              <w:r w:rsidRPr="00221B47" w:rsidDel="00596974">
                <w:rPr>
                  <w:rStyle w:val="Hipervnculo"/>
                  <w:noProof/>
                </w:rPr>
                <w:fldChar w:fldCharType="separate"/>
              </w:r>
            </w:del>
          </w:ins>
          <w:ins w:id="1161" w:author="David Osornio [2]" w:date="2020-06-05T21:29:00Z">
            <w:r w:rsidR="009C4CC2">
              <w:rPr>
                <w:rStyle w:val="Hipervnculo"/>
                <w:b/>
                <w:bCs/>
                <w:noProof/>
                <w:lang w:val="es-ES"/>
              </w:rPr>
              <w:t>¡Error! Referencia de hipervínculo no válida.</w:t>
            </w:r>
          </w:ins>
          <w:ins w:id="1162" w:author="David Osornio" w:date="2020-06-04T23:38:00Z">
            <w:del w:id="1163" w:author="David Osornio [2]" w:date="2020-06-05T00:31:00Z">
              <w:r w:rsidRPr="00221B47" w:rsidDel="00596974">
                <w:rPr>
                  <w:rStyle w:val="Hipervnculo"/>
                  <w:noProof/>
                </w:rPr>
                <w:delText>Interfaz: Principal hotel San Luis Taxhimay</w:delText>
              </w:r>
              <w:r w:rsidDel="00596974">
                <w:rPr>
                  <w:noProof/>
                  <w:webHidden/>
                </w:rPr>
                <w:tab/>
              </w:r>
              <w:r w:rsidDel="00596974">
                <w:rPr>
                  <w:noProof/>
                  <w:webHidden/>
                </w:rPr>
                <w:fldChar w:fldCharType="begin"/>
              </w:r>
              <w:r w:rsidDel="00596974">
                <w:rPr>
                  <w:noProof/>
                  <w:webHidden/>
                </w:rPr>
                <w:delInstrText xml:space="preserve"> PAGEREF _Toc42206587 \h </w:delInstrText>
              </w:r>
            </w:del>
          </w:ins>
          <w:del w:id="1164" w:author="David Osornio [2]" w:date="2020-06-05T00:31:00Z">
            <w:r w:rsidDel="00596974">
              <w:rPr>
                <w:noProof/>
                <w:webHidden/>
              </w:rPr>
            </w:r>
            <w:r w:rsidDel="00596974">
              <w:rPr>
                <w:noProof/>
                <w:webHidden/>
              </w:rPr>
              <w:fldChar w:fldCharType="separate"/>
            </w:r>
          </w:del>
          <w:ins w:id="1165" w:author="David Osornio" w:date="2020-06-04T23:38:00Z">
            <w:del w:id="1166" w:author="David Osornio [2]" w:date="2020-06-05T00:31:00Z">
              <w:r w:rsidDel="00596974">
                <w:rPr>
                  <w:noProof/>
                  <w:webHidden/>
                </w:rPr>
                <w:delText>11</w:delText>
              </w:r>
              <w:r w:rsidDel="00596974">
                <w:rPr>
                  <w:noProof/>
                  <w:webHidden/>
                </w:rPr>
                <w:fldChar w:fldCharType="end"/>
              </w:r>
              <w:r w:rsidRPr="00221B47" w:rsidDel="00596974">
                <w:rPr>
                  <w:rStyle w:val="Hipervnculo"/>
                  <w:noProof/>
                </w:rPr>
                <w:fldChar w:fldCharType="end"/>
              </w:r>
            </w:del>
          </w:ins>
        </w:p>
        <w:p w14:paraId="076D91D0" w14:textId="29830372" w:rsidR="00941C00" w:rsidDel="00596974" w:rsidRDefault="00941C00">
          <w:pPr>
            <w:pStyle w:val="TDC4"/>
            <w:tabs>
              <w:tab w:val="right" w:leader="underscore" w:pos="9962"/>
            </w:tabs>
            <w:rPr>
              <w:ins w:id="1167" w:author="David Osornio" w:date="2020-06-04T23:38:00Z"/>
              <w:del w:id="1168" w:author="David Osornio [2]" w:date="2020-06-05T00:31:00Z"/>
              <w:rFonts w:eastAsiaTheme="minorEastAsia" w:cstheme="minorBidi"/>
              <w:noProof/>
              <w:kern w:val="0"/>
              <w:sz w:val="22"/>
              <w:szCs w:val="22"/>
              <w:lang w:eastAsia="es-MX" w:bidi="ar-SA"/>
            </w:rPr>
          </w:pPr>
          <w:ins w:id="1169" w:author="David Osornio" w:date="2020-06-04T23:38:00Z">
            <w:del w:id="117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"_Toc42206588"</w:delInstrText>
              </w:r>
              <w:r w:rsidRPr="00221B47" w:rsidDel="00596974">
                <w:rPr>
                  <w:rStyle w:val="Hipervnculo"/>
                  <w:noProof/>
                </w:rPr>
                <w:delInstrText xml:space="preserve"> </w:delInstrText>
              </w:r>
              <w:r w:rsidRPr="00221B47" w:rsidDel="00596974">
                <w:rPr>
                  <w:rStyle w:val="Hipervnculo"/>
                  <w:noProof/>
                </w:rPr>
                <w:fldChar w:fldCharType="separate"/>
              </w:r>
            </w:del>
          </w:ins>
          <w:ins w:id="1171" w:author="David Osornio [2]" w:date="2020-06-05T21:29:00Z">
            <w:r w:rsidR="009C4CC2">
              <w:rPr>
                <w:rStyle w:val="Hipervnculo"/>
                <w:b/>
                <w:bCs/>
                <w:noProof/>
                <w:lang w:val="es-ES"/>
              </w:rPr>
              <w:t>¡Error! Referencia de hipervínculo no válida.</w:t>
            </w:r>
          </w:ins>
          <w:ins w:id="1172" w:author="David Osornio" w:date="2020-06-04T23:38:00Z">
            <w:del w:id="1173" w:author="David Osornio [2]" w:date="2020-06-05T00:31:00Z">
              <w:r w:rsidRPr="00221B47" w:rsidDel="00596974">
                <w:rPr>
                  <w:rStyle w:val="Hipervnculo"/>
                  <w:noProof/>
                </w:rPr>
                <w:delText>Interfaz: Habitaciones</w:delText>
              </w:r>
              <w:r w:rsidDel="00596974">
                <w:rPr>
                  <w:noProof/>
                  <w:webHidden/>
                </w:rPr>
                <w:tab/>
              </w:r>
              <w:r w:rsidDel="00596974">
                <w:rPr>
                  <w:noProof/>
                  <w:webHidden/>
                </w:rPr>
                <w:fldChar w:fldCharType="begin"/>
              </w:r>
              <w:r w:rsidDel="00596974">
                <w:rPr>
                  <w:noProof/>
                  <w:webHidden/>
                </w:rPr>
                <w:delInstrText xml:space="preserve"> PAGEREF _Toc42206588 \h </w:delInstrText>
              </w:r>
            </w:del>
          </w:ins>
          <w:del w:id="1174" w:author="David Osornio [2]" w:date="2020-06-05T00:31:00Z">
            <w:r w:rsidDel="00596974">
              <w:rPr>
                <w:noProof/>
                <w:webHidden/>
              </w:rPr>
            </w:r>
            <w:r w:rsidDel="00596974">
              <w:rPr>
                <w:noProof/>
                <w:webHidden/>
              </w:rPr>
              <w:fldChar w:fldCharType="separate"/>
            </w:r>
          </w:del>
          <w:ins w:id="1175" w:author="David Osornio" w:date="2020-06-04T23:38:00Z">
            <w:del w:id="1176" w:author="David Osornio [2]" w:date="2020-06-05T00:31:00Z">
              <w:r w:rsidDel="00596974">
                <w:rPr>
                  <w:noProof/>
                  <w:webHidden/>
                </w:rPr>
                <w:delText>12</w:delText>
              </w:r>
              <w:r w:rsidDel="00596974">
                <w:rPr>
                  <w:noProof/>
                  <w:webHidden/>
                </w:rPr>
                <w:fldChar w:fldCharType="end"/>
              </w:r>
              <w:r w:rsidRPr="00221B47" w:rsidDel="00596974">
                <w:rPr>
                  <w:rStyle w:val="Hipervnculo"/>
                  <w:noProof/>
                </w:rPr>
                <w:fldChar w:fldCharType="end"/>
              </w:r>
            </w:del>
          </w:ins>
        </w:p>
        <w:p w14:paraId="117F7FFA" w14:textId="744E1FBD" w:rsidR="00941C00" w:rsidDel="00596974" w:rsidRDefault="00941C00">
          <w:pPr>
            <w:pStyle w:val="TDC4"/>
            <w:tabs>
              <w:tab w:val="right" w:leader="underscore" w:pos="9962"/>
            </w:tabs>
            <w:rPr>
              <w:ins w:id="1177" w:author="David Osornio" w:date="2020-06-04T23:38:00Z"/>
              <w:del w:id="1178" w:author="David Osornio [2]" w:date="2020-06-05T00:31:00Z"/>
              <w:rFonts w:eastAsiaTheme="minorEastAsia" w:cstheme="minorBidi"/>
              <w:noProof/>
              <w:kern w:val="0"/>
              <w:sz w:val="22"/>
              <w:szCs w:val="22"/>
              <w:lang w:eastAsia="es-MX" w:bidi="ar-SA"/>
            </w:rPr>
          </w:pPr>
          <w:ins w:id="1179" w:author="David Osornio" w:date="2020-06-04T23:38:00Z">
            <w:del w:id="118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"_Toc42206589"</w:delInstrText>
              </w:r>
              <w:r w:rsidRPr="00221B47" w:rsidDel="00596974">
                <w:rPr>
                  <w:rStyle w:val="Hipervnculo"/>
                  <w:noProof/>
                </w:rPr>
                <w:delInstrText xml:space="preserve"> </w:delInstrText>
              </w:r>
              <w:r w:rsidRPr="00221B47" w:rsidDel="00596974">
                <w:rPr>
                  <w:rStyle w:val="Hipervnculo"/>
                  <w:noProof/>
                </w:rPr>
                <w:fldChar w:fldCharType="separate"/>
              </w:r>
            </w:del>
          </w:ins>
          <w:ins w:id="1181" w:author="David Osornio [2]" w:date="2020-06-05T21:29:00Z">
            <w:r w:rsidR="009C4CC2">
              <w:rPr>
                <w:rStyle w:val="Hipervnculo"/>
                <w:b/>
                <w:bCs/>
                <w:noProof/>
                <w:lang w:val="es-ES"/>
              </w:rPr>
              <w:t>¡Error! Referencia de hipervínculo no válida.</w:t>
            </w:r>
          </w:ins>
          <w:ins w:id="1182" w:author="David Osornio" w:date="2020-06-04T23:38:00Z">
            <w:del w:id="1183" w:author="David Osornio [2]" w:date="2020-06-05T00:31:00Z">
              <w:r w:rsidRPr="00221B47" w:rsidDel="00596974">
                <w:rPr>
                  <w:rStyle w:val="Hipervnculo"/>
                  <w:noProof/>
                </w:rPr>
                <w:delText>Interfaz: Servicios</w:delText>
              </w:r>
              <w:r w:rsidDel="00596974">
                <w:rPr>
                  <w:noProof/>
                  <w:webHidden/>
                </w:rPr>
                <w:tab/>
              </w:r>
              <w:r w:rsidDel="00596974">
                <w:rPr>
                  <w:noProof/>
                  <w:webHidden/>
                </w:rPr>
                <w:fldChar w:fldCharType="begin"/>
              </w:r>
              <w:r w:rsidDel="00596974">
                <w:rPr>
                  <w:noProof/>
                  <w:webHidden/>
                </w:rPr>
                <w:delInstrText xml:space="preserve"> PAGEREF _Toc42206589 \h </w:delInstrText>
              </w:r>
            </w:del>
          </w:ins>
          <w:del w:id="1184" w:author="David Osornio [2]" w:date="2020-06-05T00:31:00Z">
            <w:r w:rsidDel="00596974">
              <w:rPr>
                <w:noProof/>
                <w:webHidden/>
              </w:rPr>
            </w:r>
            <w:r w:rsidDel="00596974">
              <w:rPr>
                <w:noProof/>
                <w:webHidden/>
              </w:rPr>
              <w:fldChar w:fldCharType="separate"/>
            </w:r>
          </w:del>
          <w:ins w:id="1185" w:author="David Osornio" w:date="2020-06-04T23:38:00Z">
            <w:del w:id="1186" w:author="David Osornio [2]" w:date="2020-06-05T00:31:00Z">
              <w:r w:rsidDel="00596974">
                <w:rPr>
                  <w:noProof/>
                  <w:webHidden/>
                </w:rPr>
                <w:delText>13</w:delText>
              </w:r>
              <w:r w:rsidDel="00596974">
                <w:rPr>
                  <w:noProof/>
                  <w:webHidden/>
                </w:rPr>
                <w:fldChar w:fldCharType="end"/>
              </w:r>
              <w:r w:rsidRPr="00221B47" w:rsidDel="00596974">
                <w:rPr>
                  <w:rStyle w:val="Hipervnculo"/>
                  <w:noProof/>
                </w:rPr>
                <w:fldChar w:fldCharType="end"/>
              </w:r>
            </w:del>
          </w:ins>
        </w:p>
        <w:p w14:paraId="635D6220" w14:textId="3AC12F2B" w:rsidR="00941C00" w:rsidDel="00596974" w:rsidRDefault="00941C00">
          <w:pPr>
            <w:pStyle w:val="TDC4"/>
            <w:tabs>
              <w:tab w:val="right" w:leader="underscore" w:pos="9962"/>
            </w:tabs>
            <w:rPr>
              <w:ins w:id="1187" w:author="David Osornio" w:date="2020-06-04T23:38:00Z"/>
              <w:del w:id="1188" w:author="David Osornio [2]" w:date="2020-06-05T00:31:00Z"/>
              <w:rFonts w:eastAsiaTheme="minorEastAsia" w:cstheme="minorBidi"/>
              <w:noProof/>
              <w:kern w:val="0"/>
              <w:sz w:val="22"/>
              <w:szCs w:val="22"/>
              <w:lang w:eastAsia="es-MX" w:bidi="ar-SA"/>
            </w:rPr>
          </w:pPr>
          <w:ins w:id="1189" w:author="David Osornio" w:date="2020-06-04T23:38:00Z">
            <w:del w:id="119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"_Toc42206590"</w:delInstrText>
              </w:r>
              <w:r w:rsidRPr="00221B47" w:rsidDel="00596974">
                <w:rPr>
                  <w:rStyle w:val="Hipervnculo"/>
                  <w:noProof/>
                </w:rPr>
                <w:delInstrText xml:space="preserve"> </w:delInstrText>
              </w:r>
              <w:r w:rsidRPr="00221B47" w:rsidDel="00596974">
                <w:rPr>
                  <w:rStyle w:val="Hipervnculo"/>
                  <w:noProof/>
                </w:rPr>
                <w:fldChar w:fldCharType="separate"/>
              </w:r>
            </w:del>
          </w:ins>
          <w:ins w:id="1191" w:author="David Osornio [2]" w:date="2020-06-05T21:29:00Z">
            <w:r w:rsidR="009C4CC2">
              <w:rPr>
                <w:rStyle w:val="Hipervnculo"/>
                <w:b/>
                <w:bCs/>
                <w:noProof/>
                <w:lang w:val="es-ES"/>
              </w:rPr>
              <w:t>¡Error! Referencia de hipervínculo no válida.</w:t>
            </w:r>
          </w:ins>
          <w:ins w:id="1192" w:author="David Osornio" w:date="2020-06-04T23:38:00Z">
            <w:del w:id="1193" w:author="David Osornio [2]" w:date="2020-06-05T00:31:00Z">
              <w:r w:rsidRPr="00221B47" w:rsidDel="00596974">
                <w:rPr>
                  <w:rStyle w:val="Hipervnculo"/>
                  <w:noProof/>
                </w:rPr>
                <w:delText>Interfaz: Galería</w:delText>
              </w:r>
              <w:r w:rsidDel="00596974">
                <w:rPr>
                  <w:noProof/>
                  <w:webHidden/>
                </w:rPr>
                <w:tab/>
              </w:r>
              <w:r w:rsidDel="00596974">
                <w:rPr>
                  <w:noProof/>
                  <w:webHidden/>
                </w:rPr>
                <w:fldChar w:fldCharType="begin"/>
              </w:r>
              <w:r w:rsidDel="00596974">
                <w:rPr>
                  <w:noProof/>
                  <w:webHidden/>
                </w:rPr>
                <w:delInstrText xml:space="preserve"> PAGEREF _Toc42206590 \h </w:delInstrText>
              </w:r>
            </w:del>
          </w:ins>
          <w:del w:id="1194" w:author="David Osornio [2]" w:date="2020-06-05T00:31:00Z">
            <w:r w:rsidDel="00596974">
              <w:rPr>
                <w:noProof/>
                <w:webHidden/>
              </w:rPr>
            </w:r>
            <w:r w:rsidDel="00596974">
              <w:rPr>
                <w:noProof/>
                <w:webHidden/>
              </w:rPr>
              <w:fldChar w:fldCharType="separate"/>
            </w:r>
          </w:del>
          <w:ins w:id="1195" w:author="David Osornio" w:date="2020-06-04T23:38:00Z">
            <w:del w:id="1196" w:author="David Osornio [2]" w:date="2020-06-05T00:31:00Z">
              <w:r w:rsidDel="00596974">
                <w:rPr>
                  <w:noProof/>
                  <w:webHidden/>
                </w:rPr>
                <w:delText>14</w:delText>
              </w:r>
              <w:r w:rsidDel="00596974">
                <w:rPr>
                  <w:noProof/>
                  <w:webHidden/>
                </w:rPr>
                <w:fldChar w:fldCharType="end"/>
              </w:r>
              <w:r w:rsidRPr="00221B47" w:rsidDel="00596974">
                <w:rPr>
                  <w:rStyle w:val="Hipervnculo"/>
                  <w:noProof/>
                </w:rPr>
                <w:fldChar w:fldCharType="end"/>
              </w:r>
            </w:del>
          </w:ins>
        </w:p>
        <w:p w14:paraId="108A4A55" w14:textId="1F28379D" w:rsidR="00941C00" w:rsidDel="00596974" w:rsidRDefault="00941C00">
          <w:pPr>
            <w:pStyle w:val="TDC4"/>
            <w:tabs>
              <w:tab w:val="right" w:leader="underscore" w:pos="9962"/>
            </w:tabs>
            <w:rPr>
              <w:ins w:id="1197" w:author="David Osornio" w:date="2020-06-04T23:38:00Z"/>
              <w:del w:id="1198" w:author="David Osornio [2]" w:date="2020-06-05T00:31:00Z"/>
              <w:rFonts w:eastAsiaTheme="minorEastAsia" w:cstheme="minorBidi"/>
              <w:noProof/>
              <w:kern w:val="0"/>
              <w:sz w:val="22"/>
              <w:szCs w:val="22"/>
              <w:lang w:eastAsia="es-MX" w:bidi="ar-SA"/>
            </w:rPr>
          </w:pPr>
          <w:ins w:id="1199" w:author="David Osornio" w:date="2020-06-04T23:38:00Z">
            <w:del w:id="120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"_Toc42206591"</w:delInstrText>
              </w:r>
              <w:r w:rsidRPr="00221B47" w:rsidDel="00596974">
                <w:rPr>
                  <w:rStyle w:val="Hipervnculo"/>
                  <w:noProof/>
                </w:rPr>
                <w:delInstrText xml:space="preserve"> </w:delInstrText>
              </w:r>
              <w:r w:rsidRPr="00221B47" w:rsidDel="00596974">
                <w:rPr>
                  <w:rStyle w:val="Hipervnculo"/>
                  <w:noProof/>
                </w:rPr>
                <w:fldChar w:fldCharType="separate"/>
              </w:r>
            </w:del>
          </w:ins>
          <w:ins w:id="1201" w:author="David Osornio [2]" w:date="2020-06-05T21:29:00Z">
            <w:r w:rsidR="009C4CC2">
              <w:rPr>
                <w:rStyle w:val="Hipervnculo"/>
                <w:b/>
                <w:bCs/>
                <w:noProof/>
                <w:lang w:val="es-ES"/>
              </w:rPr>
              <w:t>¡Error! Referencia de hipervínculo no válida.</w:t>
            </w:r>
          </w:ins>
          <w:ins w:id="1202" w:author="David Osornio" w:date="2020-06-04T23:38:00Z">
            <w:del w:id="1203" w:author="David Osornio [2]" w:date="2020-06-05T00:31:00Z">
              <w:r w:rsidRPr="00221B47" w:rsidDel="00596974">
                <w:rPr>
                  <w:rStyle w:val="Hipervnculo"/>
                  <w:noProof/>
                </w:rPr>
                <w:delText>Interfaz: Ubicación</w:delText>
              </w:r>
              <w:r w:rsidDel="00596974">
                <w:rPr>
                  <w:noProof/>
                  <w:webHidden/>
                </w:rPr>
                <w:tab/>
              </w:r>
              <w:r w:rsidDel="00596974">
                <w:rPr>
                  <w:noProof/>
                  <w:webHidden/>
                </w:rPr>
                <w:fldChar w:fldCharType="begin"/>
              </w:r>
              <w:r w:rsidDel="00596974">
                <w:rPr>
                  <w:noProof/>
                  <w:webHidden/>
                </w:rPr>
                <w:delInstrText xml:space="preserve"> PAGEREF _Toc42206591 \h </w:delInstrText>
              </w:r>
            </w:del>
          </w:ins>
          <w:del w:id="1204" w:author="David Osornio [2]" w:date="2020-06-05T00:31:00Z">
            <w:r w:rsidDel="00596974">
              <w:rPr>
                <w:noProof/>
                <w:webHidden/>
              </w:rPr>
            </w:r>
            <w:r w:rsidDel="00596974">
              <w:rPr>
                <w:noProof/>
                <w:webHidden/>
              </w:rPr>
              <w:fldChar w:fldCharType="separate"/>
            </w:r>
          </w:del>
          <w:ins w:id="1205" w:author="David Osornio" w:date="2020-06-04T23:38:00Z">
            <w:del w:id="1206" w:author="David Osornio [2]" w:date="2020-06-05T00:31:00Z">
              <w:r w:rsidDel="00596974">
                <w:rPr>
                  <w:noProof/>
                  <w:webHidden/>
                </w:rPr>
                <w:delText>15</w:delText>
              </w:r>
              <w:r w:rsidDel="00596974">
                <w:rPr>
                  <w:noProof/>
                  <w:webHidden/>
                </w:rPr>
                <w:fldChar w:fldCharType="end"/>
              </w:r>
              <w:r w:rsidRPr="00221B47" w:rsidDel="00596974">
                <w:rPr>
                  <w:rStyle w:val="Hipervnculo"/>
                  <w:noProof/>
                </w:rPr>
                <w:fldChar w:fldCharType="end"/>
              </w:r>
            </w:del>
          </w:ins>
        </w:p>
        <w:p w14:paraId="24525727" w14:textId="090AE925" w:rsidR="00941C00" w:rsidDel="00596974" w:rsidRDefault="00941C00">
          <w:pPr>
            <w:pStyle w:val="TDC4"/>
            <w:tabs>
              <w:tab w:val="right" w:leader="underscore" w:pos="9962"/>
            </w:tabs>
            <w:rPr>
              <w:ins w:id="1207" w:author="David Osornio" w:date="2020-06-04T23:38:00Z"/>
              <w:del w:id="1208" w:author="David Osornio [2]" w:date="2020-06-05T00:31:00Z"/>
              <w:rFonts w:eastAsiaTheme="minorEastAsia" w:cstheme="minorBidi"/>
              <w:noProof/>
              <w:kern w:val="0"/>
              <w:sz w:val="22"/>
              <w:szCs w:val="22"/>
              <w:lang w:eastAsia="es-MX" w:bidi="ar-SA"/>
            </w:rPr>
          </w:pPr>
          <w:ins w:id="1209" w:author="David Osornio" w:date="2020-06-04T23:38:00Z">
            <w:del w:id="121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"_Toc42206592"</w:delInstrText>
              </w:r>
              <w:r w:rsidRPr="00221B47" w:rsidDel="00596974">
                <w:rPr>
                  <w:rStyle w:val="Hipervnculo"/>
                  <w:noProof/>
                </w:rPr>
                <w:delInstrText xml:space="preserve"> </w:delInstrText>
              </w:r>
              <w:r w:rsidRPr="00221B47" w:rsidDel="00596974">
                <w:rPr>
                  <w:rStyle w:val="Hipervnculo"/>
                  <w:noProof/>
                </w:rPr>
                <w:fldChar w:fldCharType="separate"/>
              </w:r>
            </w:del>
          </w:ins>
          <w:ins w:id="1211" w:author="David Osornio [2]" w:date="2020-06-05T21:29:00Z">
            <w:r w:rsidR="009C4CC2">
              <w:rPr>
                <w:rStyle w:val="Hipervnculo"/>
                <w:b/>
                <w:bCs/>
                <w:noProof/>
                <w:lang w:val="es-ES"/>
              </w:rPr>
              <w:t>¡Error! Referencia de hipervínculo no válida.</w:t>
            </w:r>
          </w:ins>
          <w:ins w:id="1212" w:author="David Osornio" w:date="2020-06-04T23:38:00Z">
            <w:del w:id="1213" w:author="David Osornio [2]" w:date="2020-06-05T00:31:00Z">
              <w:r w:rsidRPr="00221B47" w:rsidDel="00596974">
                <w:rPr>
                  <w:rStyle w:val="Hipervnculo"/>
                  <w:noProof/>
                </w:rPr>
                <w:delText>Cuestiones de optimización del interfaz de usuario</w:delText>
              </w:r>
              <w:r w:rsidDel="00596974">
                <w:rPr>
                  <w:noProof/>
                  <w:webHidden/>
                </w:rPr>
                <w:tab/>
              </w:r>
              <w:r w:rsidDel="00596974">
                <w:rPr>
                  <w:noProof/>
                  <w:webHidden/>
                </w:rPr>
                <w:fldChar w:fldCharType="begin"/>
              </w:r>
              <w:r w:rsidDel="00596974">
                <w:rPr>
                  <w:noProof/>
                  <w:webHidden/>
                </w:rPr>
                <w:delInstrText xml:space="preserve"> PAGEREF _Toc42206592 \h </w:delInstrText>
              </w:r>
            </w:del>
          </w:ins>
          <w:del w:id="1214" w:author="David Osornio [2]" w:date="2020-06-05T00:31:00Z">
            <w:r w:rsidDel="00596974">
              <w:rPr>
                <w:noProof/>
                <w:webHidden/>
              </w:rPr>
            </w:r>
            <w:r w:rsidDel="00596974">
              <w:rPr>
                <w:noProof/>
                <w:webHidden/>
              </w:rPr>
              <w:fldChar w:fldCharType="separate"/>
            </w:r>
          </w:del>
          <w:ins w:id="1215" w:author="David Osornio" w:date="2020-06-04T23:38:00Z">
            <w:del w:id="121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05E63675" w14:textId="232A9099" w:rsidR="00941C00" w:rsidDel="00596974" w:rsidRDefault="00941C00">
          <w:pPr>
            <w:pStyle w:val="TDC3"/>
            <w:tabs>
              <w:tab w:val="right" w:leader="underscore" w:pos="9962"/>
            </w:tabs>
            <w:rPr>
              <w:ins w:id="1217" w:author="David Osornio" w:date="2020-06-04T23:38:00Z"/>
              <w:del w:id="1218" w:author="David Osornio [2]" w:date="2020-06-05T00:31:00Z"/>
              <w:rFonts w:eastAsiaTheme="minorEastAsia" w:cstheme="minorBidi"/>
              <w:noProof/>
              <w:kern w:val="0"/>
              <w:sz w:val="22"/>
              <w:szCs w:val="22"/>
              <w:lang w:eastAsia="es-MX" w:bidi="ar-SA"/>
            </w:rPr>
          </w:pPr>
          <w:ins w:id="1219" w:author="David Osornio" w:date="2020-06-04T23:38:00Z">
            <w:del w:id="122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"_Toc42206593"</w:delInstrText>
              </w:r>
              <w:r w:rsidRPr="00221B47" w:rsidDel="00596974">
                <w:rPr>
                  <w:rStyle w:val="Hipervnculo"/>
                  <w:noProof/>
                </w:rPr>
                <w:delInstrText xml:space="preserve"> </w:delInstrText>
              </w:r>
              <w:r w:rsidRPr="00221B47" w:rsidDel="00596974">
                <w:rPr>
                  <w:rStyle w:val="Hipervnculo"/>
                  <w:noProof/>
                </w:rPr>
                <w:fldChar w:fldCharType="separate"/>
              </w:r>
            </w:del>
          </w:ins>
          <w:ins w:id="1221" w:author="David Osornio [2]" w:date="2020-06-05T21:29:00Z">
            <w:r w:rsidR="009C4CC2">
              <w:rPr>
                <w:rStyle w:val="Hipervnculo"/>
                <w:b/>
                <w:bCs/>
                <w:noProof/>
                <w:lang w:val="es-ES"/>
              </w:rPr>
              <w:t>¡Error! Referencia de hipervínculo no válida.</w:t>
            </w:r>
          </w:ins>
          <w:ins w:id="1222" w:author="David Osornio" w:date="2020-06-04T23:38:00Z">
            <w:del w:id="1223" w:author="David Osornio [2]" w:date="2020-06-05T00:31:00Z">
              <w:r w:rsidRPr="00221B47" w:rsidDel="00596974">
                <w:rPr>
                  <w:rStyle w:val="Hipervnculo"/>
                  <w:noProof/>
                </w:rPr>
                <w:delText>Interfaces hardware</w:delText>
              </w:r>
              <w:r w:rsidDel="00596974">
                <w:rPr>
                  <w:noProof/>
                  <w:webHidden/>
                </w:rPr>
                <w:tab/>
              </w:r>
              <w:r w:rsidDel="00596974">
                <w:rPr>
                  <w:noProof/>
                  <w:webHidden/>
                </w:rPr>
                <w:fldChar w:fldCharType="begin"/>
              </w:r>
              <w:r w:rsidDel="00596974">
                <w:rPr>
                  <w:noProof/>
                  <w:webHidden/>
                </w:rPr>
                <w:delInstrText xml:space="preserve"> PAGEREF _Toc42206593 \h </w:delInstrText>
              </w:r>
            </w:del>
          </w:ins>
          <w:del w:id="1224" w:author="David Osornio [2]" w:date="2020-06-05T00:31:00Z">
            <w:r w:rsidDel="00596974">
              <w:rPr>
                <w:noProof/>
                <w:webHidden/>
              </w:rPr>
            </w:r>
            <w:r w:rsidDel="00596974">
              <w:rPr>
                <w:noProof/>
                <w:webHidden/>
              </w:rPr>
              <w:fldChar w:fldCharType="separate"/>
            </w:r>
          </w:del>
          <w:ins w:id="1225" w:author="David Osornio" w:date="2020-06-04T23:38:00Z">
            <w:del w:id="122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6BC3DE53" w14:textId="3DE0443D" w:rsidR="00941C00" w:rsidDel="00596974" w:rsidRDefault="00941C00">
          <w:pPr>
            <w:pStyle w:val="TDC3"/>
            <w:tabs>
              <w:tab w:val="right" w:leader="underscore" w:pos="9962"/>
            </w:tabs>
            <w:rPr>
              <w:ins w:id="1227" w:author="David Osornio" w:date="2020-06-04T23:38:00Z"/>
              <w:del w:id="1228" w:author="David Osornio [2]" w:date="2020-06-05T00:31:00Z"/>
              <w:rFonts w:eastAsiaTheme="minorEastAsia" w:cstheme="minorBidi"/>
              <w:noProof/>
              <w:kern w:val="0"/>
              <w:sz w:val="22"/>
              <w:szCs w:val="22"/>
              <w:lang w:eastAsia="es-MX" w:bidi="ar-SA"/>
            </w:rPr>
          </w:pPr>
          <w:ins w:id="1229" w:author="David Osornio" w:date="2020-06-04T23:38:00Z">
            <w:del w:id="123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"_Toc42206594"</w:delInstrText>
              </w:r>
              <w:r w:rsidRPr="00221B47" w:rsidDel="00596974">
                <w:rPr>
                  <w:rStyle w:val="Hipervnculo"/>
                  <w:noProof/>
                </w:rPr>
                <w:delInstrText xml:space="preserve"> </w:delInstrText>
              </w:r>
              <w:r w:rsidRPr="00221B47" w:rsidDel="00596974">
                <w:rPr>
                  <w:rStyle w:val="Hipervnculo"/>
                  <w:noProof/>
                </w:rPr>
                <w:fldChar w:fldCharType="separate"/>
              </w:r>
            </w:del>
          </w:ins>
          <w:ins w:id="1231" w:author="David Osornio [2]" w:date="2020-06-05T21:29:00Z">
            <w:r w:rsidR="009C4CC2">
              <w:rPr>
                <w:rStyle w:val="Hipervnculo"/>
                <w:b/>
                <w:bCs/>
                <w:noProof/>
                <w:lang w:val="es-ES"/>
              </w:rPr>
              <w:t>¡Error! Referencia de hipervínculo no válida.</w:t>
            </w:r>
          </w:ins>
          <w:ins w:id="1232" w:author="David Osornio" w:date="2020-06-04T23:38:00Z">
            <w:del w:id="1233" w:author="David Osornio [2]" w:date="2020-06-05T00:31:00Z">
              <w:r w:rsidRPr="00221B47" w:rsidDel="00596974">
                <w:rPr>
                  <w:rStyle w:val="Hipervnculo"/>
                  <w:noProof/>
                </w:rPr>
                <w:delText>Interfaces software</w:delText>
              </w:r>
              <w:r w:rsidDel="00596974">
                <w:rPr>
                  <w:noProof/>
                  <w:webHidden/>
                </w:rPr>
                <w:tab/>
              </w:r>
              <w:r w:rsidDel="00596974">
                <w:rPr>
                  <w:noProof/>
                  <w:webHidden/>
                </w:rPr>
                <w:fldChar w:fldCharType="begin"/>
              </w:r>
              <w:r w:rsidDel="00596974">
                <w:rPr>
                  <w:noProof/>
                  <w:webHidden/>
                </w:rPr>
                <w:delInstrText xml:space="preserve"> PAGEREF _Toc42206594 \h </w:delInstrText>
              </w:r>
            </w:del>
          </w:ins>
          <w:del w:id="1234" w:author="David Osornio [2]" w:date="2020-06-05T00:31:00Z">
            <w:r w:rsidDel="00596974">
              <w:rPr>
                <w:noProof/>
                <w:webHidden/>
              </w:rPr>
            </w:r>
            <w:r w:rsidDel="00596974">
              <w:rPr>
                <w:noProof/>
                <w:webHidden/>
              </w:rPr>
              <w:fldChar w:fldCharType="separate"/>
            </w:r>
          </w:del>
          <w:ins w:id="1235" w:author="David Osornio" w:date="2020-06-04T23:38:00Z">
            <w:del w:id="123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5434FC5B" w14:textId="19DF11FA" w:rsidR="00941C00" w:rsidDel="00596974" w:rsidRDefault="00941C00">
          <w:pPr>
            <w:pStyle w:val="TDC4"/>
            <w:tabs>
              <w:tab w:val="right" w:leader="underscore" w:pos="9962"/>
            </w:tabs>
            <w:rPr>
              <w:ins w:id="1237" w:author="David Osornio" w:date="2020-06-04T23:38:00Z"/>
              <w:del w:id="1238" w:author="David Osornio [2]" w:date="2020-06-05T00:31:00Z"/>
              <w:rFonts w:eastAsiaTheme="minorEastAsia" w:cstheme="minorBidi"/>
              <w:noProof/>
              <w:kern w:val="0"/>
              <w:sz w:val="22"/>
              <w:szCs w:val="22"/>
              <w:lang w:eastAsia="es-MX" w:bidi="ar-SA"/>
            </w:rPr>
          </w:pPr>
          <w:ins w:id="1239" w:author="David Osornio" w:date="2020-06-04T23:38:00Z">
            <w:del w:id="124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"_Toc42206595"</w:delInstrText>
              </w:r>
              <w:r w:rsidRPr="00221B47" w:rsidDel="00596974">
                <w:rPr>
                  <w:rStyle w:val="Hipervnculo"/>
                  <w:noProof/>
                </w:rPr>
                <w:delInstrText xml:space="preserve"> </w:delInstrText>
              </w:r>
              <w:r w:rsidRPr="00221B47" w:rsidDel="00596974">
                <w:rPr>
                  <w:rStyle w:val="Hipervnculo"/>
                  <w:noProof/>
                </w:rPr>
                <w:fldChar w:fldCharType="separate"/>
              </w:r>
            </w:del>
          </w:ins>
          <w:ins w:id="1241" w:author="David Osornio [2]" w:date="2020-06-05T21:29:00Z">
            <w:r w:rsidR="009C4CC2">
              <w:rPr>
                <w:rStyle w:val="Hipervnculo"/>
                <w:b/>
                <w:bCs/>
                <w:noProof/>
                <w:lang w:val="es-ES"/>
              </w:rPr>
              <w:t>¡Error! Referencia de hipervínculo no válida.</w:t>
            </w:r>
          </w:ins>
          <w:ins w:id="1242" w:author="David Osornio" w:date="2020-06-04T23:38:00Z">
            <w:del w:id="1243" w:author="David Osornio [2]" w:date="2020-06-05T00:31:00Z">
              <w:r w:rsidRPr="00221B47" w:rsidDel="00596974">
                <w:rPr>
                  <w:rStyle w:val="Hipervnculo"/>
                  <w:noProof/>
                </w:rPr>
                <w:delText>Descripción del producto software utilizado</w:delText>
              </w:r>
              <w:r w:rsidDel="00596974">
                <w:rPr>
                  <w:noProof/>
                  <w:webHidden/>
                </w:rPr>
                <w:tab/>
              </w:r>
              <w:r w:rsidDel="00596974">
                <w:rPr>
                  <w:noProof/>
                  <w:webHidden/>
                </w:rPr>
                <w:fldChar w:fldCharType="begin"/>
              </w:r>
              <w:r w:rsidDel="00596974">
                <w:rPr>
                  <w:noProof/>
                  <w:webHidden/>
                </w:rPr>
                <w:delInstrText xml:space="preserve"> PAGEREF _Toc42206595 \h </w:delInstrText>
              </w:r>
            </w:del>
          </w:ins>
          <w:del w:id="1244" w:author="David Osornio [2]" w:date="2020-06-05T00:31:00Z">
            <w:r w:rsidDel="00596974">
              <w:rPr>
                <w:noProof/>
                <w:webHidden/>
              </w:rPr>
            </w:r>
            <w:r w:rsidDel="00596974">
              <w:rPr>
                <w:noProof/>
                <w:webHidden/>
              </w:rPr>
              <w:fldChar w:fldCharType="separate"/>
            </w:r>
          </w:del>
          <w:ins w:id="1245" w:author="David Osornio" w:date="2020-06-04T23:38:00Z">
            <w:del w:id="124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0FC1FF9C" w14:textId="1CDA34CF" w:rsidR="00941C00" w:rsidDel="00596974" w:rsidRDefault="00941C00">
          <w:pPr>
            <w:pStyle w:val="TDC4"/>
            <w:tabs>
              <w:tab w:val="right" w:leader="underscore" w:pos="9962"/>
            </w:tabs>
            <w:rPr>
              <w:ins w:id="1247" w:author="David Osornio" w:date="2020-06-04T23:38:00Z"/>
              <w:del w:id="1248" w:author="David Osornio [2]" w:date="2020-06-05T00:31:00Z"/>
              <w:rFonts w:eastAsiaTheme="minorEastAsia" w:cstheme="minorBidi"/>
              <w:noProof/>
              <w:kern w:val="0"/>
              <w:sz w:val="22"/>
              <w:szCs w:val="22"/>
              <w:lang w:eastAsia="es-MX" w:bidi="ar-SA"/>
            </w:rPr>
          </w:pPr>
          <w:ins w:id="1249" w:author="David Osornio" w:date="2020-06-04T23:38:00Z">
            <w:del w:id="125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"_Toc42206596"</w:delInstrText>
              </w:r>
              <w:r w:rsidRPr="00221B47" w:rsidDel="00596974">
                <w:rPr>
                  <w:rStyle w:val="Hipervnculo"/>
                  <w:noProof/>
                </w:rPr>
                <w:delInstrText xml:space="preserve"> </w:delInstrText>
              </w:r>
              <w:r w:rsidRPr="00221B47" w:rsidDel="00596974">
                <w:rPr>
                  <w:rStyle w:val="Hipervnculo"/>
                  <w:noProof/>
                </w:rPr>
                <w:fldChar w:fldCharType="separate"/>
              </w:r>
            </w:del>
          </w:ins>
          <w:ins w:id="1251" w:author="David Osornio [2]" w:date="2020-06-05T21:29:00Z">
            <w:r w:rsidR="009C4CC2">
              <w:rPr>
                <w:rStyle w:val="Hipervnculo"/>
                <w:b/>
                <w:bCs/>
                <w:noProof/>
                <w:lang w:val="es-ES"/>
              </w:rPr>
              <w:t>¡Error! Referencia de hipervínculo no válida.</w:t>
            </w:r>
          </w:ins>
          <w:ins w:id="1252" w:author="David Osornio" w:date="2020-06-04T23:38:00Z">
            <w:del w:id="1253" w:author="David Osornio [2]" w:date="2020-06-05T00:31:00Z">
              <w:r w:rsidRPr="00221B47" w:rsidDel="00596974">
                <w:rPr>
                  <w:rStyle w:val="Hipervnculo"/>
                  <w:noProof/>
                </w:rPr>
                <w:delText>Propósito del interfaz</w:delText>
              </w:r>
              <w:r w:rsidDel="00596974">
                <w:rPr>
                  <w:noProof/>
                  <w:webHidden/>
                </w:rPr>
                <w:tab/>
              </w:r>
              <w:r w:rsidDel="00596974">
                <w:rPr>
                  <w:noProof/>
                  <w:webHidden/>
                </w:rPr>
                <w:fldChar w:fldCharType="begin"/>
              </w:r>
              <w:r w:rsidDel="00596974">
                <w:rPr>
                  <w:noProof/>
                  <w:webHidden/>
                </w:rPr>
                <w:delInstrText xml:space="preserve"> PAGEREF _Toc42206596 \h </w:delInstrText>
              </w:r>
            </w:del>
          </w:ins>
          <w:del w:id="1254" w:author="David Osornio [2]" w:date="2020-06-05T00:31:00Z">
            <w:r w:rsidDel="00596974">
              <w:rPr>
                <w:noProof/>
                <w:webHidden/>
              </w:rPr>
            </w:r>
            <w:r w:rsidDel="00596974">
              <w:rPr>
                <w:noProof/>
                <w:webHidden/>
              </w:rPr>
              <w:fldChar w:fldCharType="separate"/>
            </w:r>
          </w:del>
          <w:ins w:id="1255" w:author="David Osornio" w:date="2020-06-04T23:38:00Z">
            <w:del w:id="125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2077C144" w14:textId="075C58FE" w:rsidR="00941C00" w:rsidDel="00596974" w:rsidRDefault="00941C00">
          <w:pPr>
            <w:pStyle w:val="TDC4"/>
            <w:tabs>
              <w:tab w:val="right" w:leader="underscore" w:pos="9962"/>
            </w:tabs>
            <w:rPr>
              <w:ins w:id="1257" w:author="David Osornio" w:date="2020-06-04T23:38:00Z"/>
              <w:del w:id="1258" w:author="David Osornio [2]" w:date="2020-06-05T00:31:00Z"/>
              <w:rFonts w:eastAsiaTheme="minorEastAsia" w:cstheme="minorBidi"/>
              <w:noProof/>
              <w:kern w:val="0"/>
              <w:sz w:val="22"/>
              <w:szCs w:val="22"/>
              <w:lang w:eastAsia="es-MX" w:bidi="ar-SA"/>
            </w:rPr>
          </w:pPr>
          <w:ins w:id="1259" w:author="David Osornio" w:date="2020-06-04T23:38:00Z">
            <w:del w:id="126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"_Toc42206597"</w:delInstrText>
              </w:r>
              <w:r w:rsidRPr="00221B47" w:rsidDel="00596974">
                <w:rPr>
                  <w:rStyle w:val="Hipervnculo"/>
                  <w:noProof/>
                </w:rPr>
                <w:delInstrText xml:space="preserve"> </w:delInstrText>
              </w:r>
              <w:r w:rsidRPr="00221B47" w:rsidDel="00596974">
                <w:rPr>
                  <w:rStyle w:val="Hipervnculo"/>
                  <w:noProof/>
                </w:rPr>
                <w:fldChar w:fldCharType="separate"/>
              </w:r>
            </w:del>
          </w:ins>
          <w:ins w:id="1261" w:author="David Osornio [2]" w:date="2020-06-05T21:29:00Z">
            <w:r w:rsidR="009C4CC2">
              <w:rPr>
                <w:rStyle w:val="Hipervnculo"/>
                <w:b/>
                <w:bCs/>
                <w:noProof/>
                <w:lang w:val="es-ES"/>
              </w:rPr>
              <w:t>¡Error! Referencia de hipervínculo no válida.</w:t>
            </w:r>
          </w:ins>
          <w:ins w:id="1262" w:author="David Osornio" w:date="2020-06-04T23:38:00Z">
            <w:del w:id="1263" w:author="David Osornio [2]" w:date="2020-06-05T00:31:00Z">
              <w:r w:rsidRPr="00221B47" w:rsidDel="00596974">
                <w:rPr>
                  <w:rStyle w:val="Hipervnculo"/>
                  <w:noProof/>
                </w:rPr>
                <w:delText>Definición del interfaz: contenido y formato</w:delText>
              </w:r>
              <w:r w:rsidDel="00596974">
                <w:rPr>
                  <w:noProof/>
                  <w:webHidden/>
                </w:rPr>
                <w:tab/>
              </w:r>
              <w:r w:rsidDel="00596974">
                <w:rPr>
                  <w:noProof/>
                  <w:webHidden/>
                </w:rPr>
                <w:fldChar w:fldCharType="begin"/>
              </w:r>
              <w:r w:rsidDel="00596974">
                <w:rPr>
                  <w:noProof/>
                  <w:webHidden/>
                </w:rPr>
                <w:delInstrText xml:space="preserve"> PAGEREF _Toc42206597 \h </w:delInstrText>
              </w:r>
            </w:del>
          </w:ins>
          <w:del w:id="1264" w:author="David Osornio [2]" w:date="2020-06-05T00:31:00Z">
            <w:r w:rsidDel="00596974">
              <w:rPr>
                <w:noProof/>
                <w:webHidden/>
              </w:rPr>
            </w:r>
            <w:r w:rsidDel="00596974">
              <w:rPr>
                <w:noProof/>
                <w:webHidden/>
              </w:rPr>
              <w:fldChar w:fldCharType="separate"/>
            </w:r>
          </w:del>
          <w:ins w:id="1265" w:author="David Osornio" w:date="2020-06-04T23:38:00Z">
            <w:del w:id="126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2D3E0D05" w14:textId="21255083" w:rsidR="00941C00" w:rsidDel="00596974" w:rsidRDefault="00941C00">
          <w:pPr>
            <w:pStyle w:val="TDC3"/>
            <w:tabs>
              <w:tab w:val="right" w:leader="underscore" w:pos="9962"/>
            </w:tabs>
            <w:rPr>
              <w:ins w:id="1267" w:author="David Osornio" w:date="2020-06-04T23:38:00Z"/>
              <w:del w:id="1268" w:author="David Osornio [2]" w:date="2020-06-05T00:31:00Z"/>
              <w:rFonts w:eastAsiaTheme="minorEastAsia" w:cstheme="minorBidi"/>
              <w:noProof/>
              <w:kern w:val="0"/>
              <w:sz w:val="22"/>
              <w:szCs w:val="22"/>
              <w:lang w:eastAsia="es-MX" w:bidi="ar-SA"/>
            </w:rPr>
          </w:pPr>
          <w:ins w:id="1269" w:author="David Osornio" w:date="2020-06-04T23:38:00Z">
            <w:del w:id="127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"_Toc42206598"</w:delInstrText>
              </w:r>
              <w:r w:rsidRPr="00221B47" w:rsidDel="00596974">
                <w:rPr>
                  <w:rStyle w:val="Hipervnculo"/>
                  <w:noProof/>
                </w:rPr>
                <w:delInstrText xml:space="preserve"> </w:delInstrText>
              </w:r>
              <w:r w:rsidRPr="00221B47" w:rsidDel="00596974">
                <w:rPr>
                  <w:rStyle w:val="Hipervnculo"/>
                  <w:noProof/>
                </w:rPr>
                <w:fldChar w:fldCharType="separate"/>
              </w:r>
            </w:del>
          </w:ins>
          <w:ins w:id="1271" w:author="David Osornio [2]" w:date="2020-06-05T21:29:00Z">
            <w:r w:rsidR="009C4CC2">
              <w:rPr>
                <w:rStyle w:val="Hipervnculo"/>
                <w:b/>
                <w:bCs/>
                <w:noProof/>
                <w:lang w:val="es-ES"/>
              </w:rPr>
              <w:t>¡Error! Referencia de hipervínculo no válida.</w:t>
            </w:r>
          </w:ins>
          <w:ins w:id="1272" w:author="David Osornio" w:date="2020-06-04T23:38:00Z">
            <w:del w:id="1273" w:author="David Osornio [2]" w:date="2020-06-05T00:31:00Z">
              <w:r w:rsidRPr="00221B47" w:rsidDel="00596974">
                <w:rPr>
                  <w:rStyle w:val="Hipervnculo"/>
                  <w:noProof/>
                </w:rPr>
                <w:delText>Interfaces de comunicaciones</w:delText>
              </w:r>
              <w:r w:rsidDel="00596974">
                <w:rPr>
                  <w:noProof/>
                  <w:webHidden/>
                </w:rPr>
                <w:tab/>
              </w:r>
              <w:r w:rsidDel="00596974">
                <w:rPr>
                  <w:noProof/>
                  <w:webHidden/>
                </w:rPr>
                <w:fldChar w:fldCharType="begin"/>
              </w:r>
              <w:r w:rsidDel="00596974">
                <w:rPr>
                  <w:noProof/>
                  <w:webHidden/>
                </w:rPr>
                <w:delInstrText xml:space="preserve"> PAGEREF _Toc42206598 \h </w:delInstrText>
              </w:r>
            </w:del>
          </w:ins>
          <w:del w:id="1274" w:author="David Osornio [2]" w:date="2020-06-05T00:31:00Z">
            <w:r w:rsidDel="00596974">
              <w:rPr>
                <w:noProof/>
                <w:webHidden/>
              </w:rPr>
            </w:r>
            <w:r w:rsidDel="00596974">
              <w:rPr>
                <w:noProof/>
                <w:webHidden/>
              </w:rPr>
              <w:fldChar w:fldCharType="separate"/>
            </w:r>
          </w:del>
          <w:ins w:id="1275" w:author="David Osornio" w:date="2020-06-04T23:38:00Z">
            <w:del w:id="127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40863EF3" w14:textId="06E4768A" w:rsidR="00941C00" w:rsidDel="00596974" w:rsidRDefault="00941C00">
          <w:pPr>
            <w:pStyle w:val="TDC3"/>
            <w:tabs>
              <w:tab w:val="right" w:leader="underscore" w:pos="9962"/>
            </w:tabs>
            <w:rPr>
              <w:ins w:id="1277" w:author="David Osornio" w:date="2020-06-04T23:38:00Z"/>
              <w:del w:id="1278" w:author="David Osornio [2]" w:date="2020-06-05T00:31:00Z"/>
              <w:rFonts w:eastAsiaTheme="minorEastAsia" w:cstheme="minorBidi"/>
              <w:noProof/>
              <w:kern w:val="0"/>
              <w:sz w:val="22"/>
              <w:szCs w:val="22"/>
              <w:lang w:eastAsia="es-MX" w:bidi="ar-SA"/>
            </w:rPr>
          </w:pPr>
          <w:ins w:id="1279" w:author="David Osornio" w:date="2020-06-04T23:38:00Z">
            <w:del w:id="128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"_Toc42206599"</w:delInstrText>
              </w:r>
              <w:r w:rsidRPr="00221B47" w:rsidDel="00596974">
                <w:rPr>
                  <w:rStyle w:val="Hipervnculo"/>
                  <w:noProof/>
                </w:rPr>
                <w:delInstrText xml:space="preserve"> </w:delInstrText>
              </w:r>
              <w:r w:rsidRPr="00221B47" w:rsidDel="00596974">
                <w:rPr>
                  <w:rStyle w:val="Hipervnculo"/>
                  <w:noProof/>
                </w:rPr>
                <w:fldChar w:fldCharType="separate"/>
              </w:r>
            </w:del>
          </w:ins>
          <w:ins w:id="1281" w:author="David Osornio [2]" w:date="2020-06-05T21:29:00Z">
            <w:r w:rsidR="009C4CC2">
              <w:rPr>
                <w:rStyle w:val="Hipervnculo"/>
                <w:b/>
                <w:bCs/>
                <w:noProof/>
                <w:lang w:val="es-ES"/>
              </w:rPr>
              <w:t>¡Error! Referencia de hipervínculo no válida.</w:t>
            </w:r>
          </w:ins>
          <w:ins w:id="1282" w:author="David Osornio" w:date="2020-06-04T23:38:00Z">
            <w:del w:id="1283" w:author="David Osornio [2]" w:date="2020-06-05T00:31:00Z">
              <w:r w:rsidRPr="00221B47" w:rsidDel="00596974">
                <w:rPr>
                  <w:rStyle w:val="Hipervnculo"/>
                  <w:noProof/>
                </w:rPr>
                <w:delText>Limitaciones de memoria</w:delText>
              </w:r>
              <w:r w:rsidDel="00596974">
                <w:rPr>
                  <w:noProof/>
                  <w:webHidden/>
                </w:rPr>
                <w:tab/>
              </w:r>
              <w:r w:rsidDel="00596974">
                <w:rPr>
                  <w:noProof/>
                  <w:webHidden/>
                </w:rPr>
                <w:fldChar w:fldCharType="begin"/>
              </w:r>
              <w:r w:rsidDel="00596974">
                <w:rPr>
                  <w:noProof/>
                  <w:webHidden/>
                </w:rPr>
                <w:delInstrText xml:space="preserve"> PAGEREF _Toc42206599 \h </w:delInstrText>
              </w:r>
            </w:del>
          </w:ins>
          <w:del w:id="1284" w:author="David Osornio [2]" w:date="2020-06-05T00:31:00Z">
            <w:r w:rsidDel="00596974">
              <w:rPr>
                <w:noProof/>
                <w:webHidden/>
              </w:rPr>
            </w:r>
            <w:r w:rsidDel="00596974">
              <w:rPr>
                <w:noProof/>
                <w:webHidden/>
              </w:rPr>
              <w:fldChar w:fldCharType="separate"/>
            </w:r>
          </w:del>
          <w:ins w:id="1285" w:author="David Osornio" w:date="2020-06-04T23:38:00Z">
            <w:del w:id="128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7929CAB6" w14:textId="07F8630E" w:rsidR="00941C00" w:rsidDel="00596974" w:rsidRDefault="00941C00">
          <w:pPr>
            <w:pStyle w:val="TDC3"/>
            <w:tabs>
              <w:tab w:val="right" w:leader="underscore" w:pos="9962"/>
            </w:tabs>
            <w:rPr>
              <w:ins w:id="1287" w:author="David Osornio" w:date="2020-06-04T23:38:00Z"/>
              <w:del w:id="1288" w:author="David Osornio [2]" w:date="2020-06-05T00:31:00Z"/>
              <w:rFonts w:eastAsiaTheme="minorEastAsia" w:cstheme="minorBidi"/>
              <w:noProof/>
              <w:kern w:val="0"/>
              <w:sz w:val="22"/>
              <w:szCs w:val="22"/>
              <w:lang w:eastAsia="es-MX" w:bidi="ar-SA"/>
            </w:rPr>
          </w:pPr>
          <w:ins w:id="1289" w:author="David Osornio" w:date="2020-06-04T23:38:00Z">
            <w:del w:id="129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"_Toc42206600"</w:delInstrText>
              </w:r>
              <w:r w:rsidRPr="00221B47" w:rsidDel="00596974">
                <w:rPr>
                  <w:rStyle w:val="Hipervnculo"/>
                  <w:noProof/>
                </w:rPr>
                <w:delInstrText xml:space="preserve"> </w:delInstrText>
              </w:r>
              <w:r w:rsidRPr="00221B47" w:rsidDel="00596974">
                <w:rPr>
                  <w:rStyle w:val="Hipervnculo"/>
                  <w:noProof/>
                </w:rPr>
                <w:fldChar w:fldCharType="separate"/>
              </w:r>
            </w:del>
          </w:ins>
          <w:ins w:id="1291" w:author="David Osornio [2]" w:date="2020-06-05T21:29:00Z">
            <w:r w:rsidR="009C4CC2">
              <w:rPr>
                <w:rStyle w:val="Hipervnculo"/>
                <w:b/>
                <w:bCs/>
                <w:noProof/>
                <w:lang w:val="es-ES"/>
              </w:rPr>
              <w:t>¡Error! Referencia de hipervínculo no válida.</w:t>
            </w:r>
          </w:ins>
          <w:ins w:id="1292" w:author="David Osornio" w:date="2020-06-04T23:38:00Z">
            <w:del w:id="1293" w:author="David Osornio [2]" w:date="2020-06-05T00:31:00Z">
              <w:r w:rsidRPr="00221B47" w:rsidDel="00596974">
                <w:rPr>
                  <w:rStyle w:val="Hipervnculo"/>
                  <w:noProof/>
                </w:rPr>
                <w:delText>Operaciones</w:delText>
              </w:r>
              <w:r w:rsidDel="00596974">
                <w:rPr>
                  <w:noProof/>
                  <w:webHidden/>
                </w:rPr>
                <w:tab/>
              </w:r>
              <w:r w:rsidDel="00596974">
                <w:rPr>
                  <w:noProof/>
                  <w:webHidden/>
                </w:rPr>
                <w:fldChar w:fldCharType="begin"/>
              </w:r>
              <w:r w:rsidDel="00596974">
                <w:rPr>
                  <w:noProof/>
                  <w:webHidden/>
                </w:rPr>
                <w:delInstrText xml:space="preserve"> PAGEREF _Toc42206600 \h </w:delInstrText>
              </w:r>
            </w:del>
          </w:ins>
          <w:del w:id="1294" w:author="David Osornio [2]" w:date="2020-06-05T00:31:00Z">
            <w:r w:rsidDel="00596974">
              <w:rPr>
                <w:noProof/>
                <w:webHidden/>
              </w:rPr>
            </w:r>
            <w:r w:rsidDel="00596974">
              <w:rPr>
                <w:noProof/>
                <w:webHidden/>
              </w:rPr>
              <w:fldChar w:fldCharType="separate"/>
            </w:r>
          </w:del>
          <w:ins w:id="1295" w:author="David Osornio" w:date="2020-06-04T23:38:00Z">
            <w:del w:id="129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5352B189" w14:textId="240F2428" w:rsidR="00941C00" w:rsidDel="00596974" w:rsidRDefault="00941C00">
          <w:pPr>
            <w:pStyle w:val="TDC4"/>
            <w:tabs>
              <w:tab w:val="right" w:leader="underscore" w:pos="9962"/>
            </w:tabs>
            <w:rPr>
              <w:ins w:id="1297" w:author="David Osornio" w:date="2020-06-04T23:38:00Z"/>
              <w:del w:id="1298" w:author="David Osornio [2]" w:date="2020-06-05T00:31:00Z"/>
              <w:rFonts w:eastAsiaTheme="minorEastAsia" w:cstheme="minorBidi"/>
              <w:noProof/>
              <w:kern w:val="0"/>
              <w:sz w:val="22"/>
              <w:szCs w:val="22"/>
              <w:lang w:eastAsia="es-MX" w:bidi="ar-SA"/>
            </w:rPr>
          </w:pPr>
          <w:ins w:id="1299" w:author="David Osornio" w:date="2020-06-04T23:38:00Z">
            <w:del w:id="130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"_Toc42206601"</w:delInstrText>
              </w:r>
              <w:r w:rsidRPr="00221B47" w:rsidDel="00596974">
                <w:rPr>
                  <w:rStyle w:val="Hipervnculo"/>
                  <w:noProof/>
                </w:rPr>
                <w:delInstrText xml:space="preserve"> </w:delInstrText>
              </w:r>
              <w:r w:rsidRPr="00221B47" w:rsidDel="00596974">
                <w:rPr>
                  <w:rStyle w:val="Hipervnculo"/>
                  <w:noProof/>
                </w:rPr>
                <w:fldChar w:fldCharType="separate"/>
              </w:r>
            </w:del>
          </w:ins>
          <w:ins w:id="1301" w:author="David Osornio [2]" w:date="2020-06-05T21:29:00Z">
            <w:r w:rsidR="009C4CC2">
              <w:rPr>
                <w:rStyle w:val="Hipervnculo"/>
                <w:b/>
                <w:bCs/>
                <w:noProof/>
                <w:lang w:val="es-ES"/>
              </w:rPr>
              <w:t>¡Error! Referencia de hipervínculo no válida.</w:t>
            </w:r>
          </w:ins>
          <w:ins w:id="1302" w:author="David Osornio" w:date="2020-06-04T23:38:00Z">
            <w:del w:id="1303" w:author="David Osornio [2]" w:date="2020-06-05T00:31:00Z">
              <w:r w:rsidRPr="00221B47" w:rsidDel="00596974">
                <w:rPr>
                  <w:rStyle w:val="Hipervnculo"/>
                  <w:noProof/>
                </w:rPr>
                <w:delText>Modos de operación de los distintos grupos de usuarios</w:delText>
              </w:r>
              <w:r w:rsidDel="00596974">
                <w:rPr>
                  <w:noProof/>
                  <w:webHidden/>
                </w:rPr>
                <w:tab/>
              </w:r>
              <w:r w:rsidDel="00596974">
                <w:rPr>
                  <w:noProof/>
                  <w:webHidden/>
                </w:rPr>
                <w:fldChar w:fldCharType="begin"/>
              </w:r>
              <w:r w:rsidDel="00596974">
                <w:rPr>
                  <w:noProof/>
                  <w:webHidden/>
                </w:rPr>
                <w:delInstrText xml:space="preserve"> PAGEREF _Toc42206601 \h </w:delInstrText>
              </w:r>
            </w:del>
          </w:ins>
          <w:del w:id="1304" w:author="David Osornio [2]" w:date="2020-06-05T00:31:00Z">
            <w:r w:rsidDel="00596974">
              <w:rPr>
                <w:noProof/>
                <w:webHidden/>
              </w:rPr>
            </w:r>
            <w:r w:rsidDel="00596974">
              <w:rPr>
                <w:noProof/>
                <w:webHidden/>
              </w:rPr>
              <w:fldChar w:fldCharType="separate"/>
            </w:r>
          </w:del>
          <w:ins w:id="1305" w:author="David Osornio" w:date="2020-06-04T23:38:00Z">
            <w:del w:id="1306" w:author="David Osornio [2]" w:date="2020-06-05T00:31:00Z">
              <w:r w:rsidDel="00596974">
                <w:rPr>
                  <w:noProof/>
                  <w:webHidden/>
                </w:rPr>
                <w:delText>16</w:delText>
              </w:r>
              <w:r w:rsidDel="00596974">
                <w:rPr>
                  <w:noProof/>
                  <w:webHidden/>
                </w:rPr>
                <w:fldChar w:fldCharType="end"/>
              </w:r>
              <w:r w:rsidRPr="00221B47" w:rsidDel="00596974">
                <w:rPr>
                  <w:rStyle w:val="Hipervnculo"/>
                  <w:noProof/>
                </w:rPr>
                <w:fldChar w:fldCharType="end"/>
              </w:r>
            </w:del>
          </w:ins>
        </w:p>
        <w:p w14:paraId="2671B3B5" w14:textId="12D1B459" w:rsidR="00941C00" w:rsidDel="00596974" w:rsidRDefault="00941C00">
          <w:pPr>
            <w:pStyle w:val="TDC4"/>
            <w:tabs>
              <w:tab w:val="right" w:leader="underscore" w:pos="9962"/>
            </w:tabs>
            <w:rPr>
              <w:ins w:id="1307" w:author="David Osornio" w:date="2020-06-04T23:38:00Z"/>
              <w:del w:id="1308" w:author="David Osornio [2]" w:date="2020-06-05T00:31:00Z"/>
              <w:rFonts w:eastAsiaTheme="minorEastAsia" w:cstheme="minorBidi"/>
              <w:noProof/>
              <w:kern w:val="0"/>
              <w:sz w:val="22"/>
              <w:szCs w:val="22"/>
              <w:lang w:eastAsia="es-MX" w:bidi="ar-SA"/>
            </w:rPr>
          </w:pPr>
          <w:ins w:id="1309" w:author="David Osornio" w:date="2020-06-04T23:38:00Z">
            <w:del w:id="131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"_Toc42206602"</w:delInstrText>
              </w:r>
              <w:r w:rsidRPr="00221B47" w:rsidDel="00596974">
                <w:rPr>
                  <w:rStyle w:val="Hipervnculo"/>
                  <w:noProof/>
                </w:rPr>
                <w:delInstrText xml:space="preserve"> </w:delInstrText>
              </w:r>
              <w:r w:rsidRPr="00221B47" w:rsidDel="00596974">
                <w:rPr>
                  <w:rStyle w:val="Hipervnculo"/>
                  <w:noProof/>
                </w:rPr>
                <w:fldChar w:fldCharType="separate"/>
              </w:r>
            </w:del>
          </w:ins>
          <w:ins w:id="1311" w:author="David Osornio [2]" w:date="2020-06-05T21:29:00Z">
            <w:r w:rsidR="009C4CC2">
              <w:rPr>
                <w:rStyle w:val="Hipervnculo"/>
                <w:b/>
                <w:bCs/>
                <w:noProof/>
                <w:lang w:val="es-ES"/>
              </w:rPr>
              <w:t>¡Error! Referencia de hipervínculo no válida.</w:t>
            </w:r>
          </w:ins>
          <w:ins w:id="1312" w:author="David Osornio" w:date="2020-06-04T23:38:00Z">
            <w:del w:id="1313" w:author="David Osornio [2]" w:date="2020-06-05T00:31:00Z">
              <w:r w:rsidRPr="00221B47" w:rsidDel="00596974">
                <w:rPr>
                  <w:rStyle w:val="Hipervnculo"/>
                  <w:noProof/>
                </w:rPr>
                <w:delText>Operaciones de backup y recuperación</w:delText>
              </w:r>
              <w:r w:rsidDel="00596974">
                <w:rPr>
                  <w:noProof/>
                  <w:webHidden/>
                </w:rPr>
                <w:tab/>
              </w:r>
              <w:r w:rsidDel="00596974">
                <w:rPr>
                  <w:noProof/>
                  <w:webHidden/>
                </w:rPr>
                <w:fldChar w:fldCharType="begin"/>
              </w:r>
              <w:r w:rsidDel="00596974">
                <w:rPr>
                  <w:noProof/>
                  <w:webHidden/>
                </w:rPr>
                <w:delInstrText xml:space="preserve"> PAGEREF _Toc42206602 \h </w:delInstrText>
              </w:r>
            </w:del>
          </w:ins>
          <w:del w:id="1314" w:author="David Osornio [2]" w:date="2020-06-05T00:31:00Z">
            <w:r w:rsidDel="00596974">
              <w:rPr>
                <w:noProof/>
                <w:webHidden/>
              </w:rPr>
            </w:r>
            <w:r w:rsidDel="00596974">
              <w:rPr>
                <w:noProof/>
                <w:webHidden/>
              </w:rPr>
              <w:fldChar w:fldCharType="separate"/>
            </w:r>
          </w:del>
          <w:ins w:id="1315" w:author="David Osornio" w:date="2020-06-04T23:38:00Z">
            <w:del w:id="1316" w:author="David Osornio [2]" w:date="2020-06-05T00:31:00Z">
              <w:r w:rsidDel="00596974">
                <w:rPr>
                  <w:noProof/>
                  <w:webHidden/>
                </w:rPr>
                <w:delText>17</w:delText>
              </w:r>
              <w:r w:rsidDel="00596974">
                <w:rPr>
                  <w:noProof/>
                  <w:webHidden/>
                </w:rPr>
                <w:fldChar w:fldCharType="end"/>
              </w:r>
              <w:r w:rsidRPr="00221B47" w:rsidDel="00596974">
                <w:rPr>
                  <w:rStyle w:val="Hipervnculo"/>
                  <w:noProof/>
                </w:rPr>
                <w:fldChar w:fldCharType="end"/>
              </w:r>
            </w:del>
          </w:ins>
        </w:p>
        <w:p w14:paraId="7307DF8C" w14:textId="358CEF5B" w:rsidR="00941C00" w:rsidDel="00596974" w:rsidRDefault="00941C00">
          <w:pPr>
            <w:pStyle w:val="TDC2"/>
            <w:tabs>
              <w:tab w:val="right" w:leader="underscore" w:pos="9962"/>
            </w:tabs>
            <w:rPr>
              <w:ins w:id="1317" w:author="David Osornio" w:date="2020-06-04T23:38:00Z"/>
              <w:del w:id="1318" w:author="David Osornio [2]" w:date="2020-06-05T00:31:00Z"/>
              <w:rFonts w:eastAsiaTheme="minorEastAsia" w:cstheme="minorBidi"/>
              <w:b w:val="0"/>
              <w:bCs w:val="0"/>
              <w:noProof/>
              <w:kern w:val="0"/>
              <w:lang w:eastAsia="es-MX" w:bidi="ar-SA"/>
            </w:rPr>
          </w:pPr>
          <w:ins w:id="1319" w:author="David Osornio" w:date="2020-06-04T23:38:00Z">
            <w:del w:id="132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"_Toc42206603"</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321" w:author="David Osornio [2]" w:date="2020-06-05T21:29:00Z">
            <w:r w:rsidR="009C4CC2">
              <w:rPr>
                <w:rStyle w:val="Hipervnculo"/>
                <w:noProof/>
                <w:lang w:val="es-ES"/>
              </w:rPr>
              <w:t>¡Error! Referencia de hipervínculo no válida.</w:t>
            </w:r>
          </w:ins>
          <w:ins w:id="1322" w:author="David Osornio" w:date="2020-06-04T23:38:00Z">
            <w:del w:id="1323" w:author="David Osornio [2]" w:date="2020-06-05T00:31:00Z">
              <w:r w:rsidRPr="00221B47" w:rsidDel="00596974">
                <w:rPr>
                  <w:rStyle w:val="Hipervnculo"/>
                  <w:noProof/>
                </w:rPr>
                <w:delText>Funciones del producto</w:delText>
              </w:r>
              <w:r w:rsidDel="00596974">
                <w:rPr>
                  <w:noProof/>
                  <w:webHidden/>
                </w:rPr>
                <w:tab/>
              </w:r>
              <w:r w:rsidDel="00596974">
                <w:rPr>
                  <w:b w:val="0"/>
                  <w:bCs w:val="0"/>
                  <w:noProof/>
                  <w:webHidden/>
                </w:rPr>
                <w:fldChar w:fldCharType="begin"/>
              </w:r>
              <w:r w:rsidDel="00596974">
                <w:rPr>
                  <w:noProof/>
                  <w:webHidden/>
                </w:rPr>
                <w:delInstrText xml:space="preserve"> PAGEREF _Toc42206603 \h </w:delInstrText>
              </w:r>
            </w:del>
          </w:ins>
          <w:del w:id="1324" w:author="David Osornio [2]" w:date="2020-06-05T00:31:00Z">
            <w:r w:rsidDel="00596974">
              <w:rPr>
                <w:b w:val="0"/>
                <w:bCs w:val="0"/>
                <w:noProof/>
                <w:webHidden/>
              </w:rPr>
            </w:r>
            <w:r w:rsidDel="00596974">
              <w:rPr>
                <w:b w:val="0"/>
                <w:bCs w:val="0"/>
                <w:noProof/>
                <w:webHidden/>
              </w:rPr>
              <w:fldChar w:fldCharType="separate"/>
            </w:r>
          </w:del>
          <w:ins w:id="1325" w:author="David Osornio" w:date="2020-06-04T23:38:00Z">
            <w:del w:id="1326" w:author="David Osornio [2]" w:date="2020-06-05T00:31:00Z">
              <w:r w:rsidDel="00596974">
                <w:rPr>
                  <w:noProof/>
                  <w:webHidden/>
                </w:rPr>
                <w:delText>17</w:delText>
              </w:r>
              <w:r w:rsidDel="00596974">
                <w:rPr>
                  <w:b w:val="0"/>
                  <w:bCs w:val="0"/>
                  <w:noProof/>
                  <w:webHidden/>
                </w:rPr>
                <w:fldChar w:fldCharType="end"/>
              </w:r>
              <w:r w:rsidRPr="00221B47" w:rsidDel="00596974">
                <w:rPr>
                  <w:rStyle w:val="Hipervnculo"/>
                  <w:b w:val="0"/>
                  <w:bCs w:val="0"/>
                  <w:noProof/>
                </w:rPr>
                <w:fldChar w:fldCharType="end"/>
              </w:r>
            </w:del>
          </w:ins>
        </w:p>
        <w:p w14:paraId="1017F1ED" w14:textId="48C75974" w:rsidR="00941C00" w:rsidDel="00596974" w:rsidRDefault="00941C00">
          <w:pPr>
            <w:pStyle w:val="TDC2"/>
            <w:tabs>
              <w:tab w:val="right" w:leader="underscore" w:pos="9962"/>
            </w:tabs>
            <w:rPr>
              <w:ins w:id="1327" w:author="David Osornio" w:date="2020-06-04T23:38:00Z"/>
              <w:del w:id="1328" w:author="David Osornio [2]" w:date="2020-06-05T00:31:00Z"/>
              <w:rFonts w:eastAsiaTheme="minorEastAsia" w:cstheme="minorBidi"/>
              <w:b w:val="0"/>
              <w:bCs w:val="0"/>
              <w:noProof/>
              <w:kern w:val="0"/>
              <w:lang w:eastAsia="es-MX" w:bidi="ar-SA"/>
            </w:rPr>
          </w:pPr>
          <w:ins w:id="1329" w:author="David Osornio" w:date="2020-06-04T23:38:00Z">
            <w:del w:id="133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"_Toc42206604"</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331" w:author="David Osornio [2]" w:date="2020-06-05T21:29:00Z">
            <w:r w:rsidR="009C4CC2">
              <w:rPr>
                <w:rStyle w:val="Hipervnculo"/>
                <w:noProof/>
                <w:lang w:val="es-ES"/>
              </w:rPr>
              <w:t>¡Error! Referencia de hipervínculo no válida.</w:t>
            </w:r>
          </w:ins>
          <w:ins w:id="1332" w:author="David Osornio" w:date="2020-06-04T23:38:00Z">
            <w:del w:id="1333" w:author="David Osornio [2]" w:date="2020-06-05T00:31:00Z">
              <w:r w:rsidRPr="00221B47" w:rsidDel="00596974">
                <w:rPr>
                  <w:rStyle w:val="Hipervnculo"/>
                  <w:noProof/>
                </w:rPr>
                <w:delText>Características de los usuarios</w:delText>
              </w:r>
              <w:r w:rsidDel="00596974">
                <w:rPr>
                  <w:noProof/>
                  <w:webHidden/>
                </w:rPr>
                <w:tab/>
              </w:r>
              <w:r w:rsidDel="00596974">
                <w:rPr>
                  <w:b w:val="0"/>
                  <w:bCs w:val="0"/>
                  <w:noProof/>
                  <w:webHidden/>
                </w:rPr>
                <w:fldChar w:fldCharType="begin"/>
              </w:r>
              <w:r w:rsidDel="00596974">
                <w:rPr>
                  <w:noProof/>
                  <w:webHidden/>
                </w:rPr>
                <w:delInstrText xml:space="preserve"> PAGEREF _Toc42206604 \h </w:delInstrText>
              </w:r>
            </w:del>
          </w:ins>
          <w:del w:id="1334" w:author="David Osornio [2]" w:date="2020-06-05T00:31:00Z">
            <w:r w:rsidDel="00596974">
              <w:rPr>
                <w:b w:val="0"/>
                <w:bCs w:val="0"/>
                <w:noProof/>
                <w:webHidden/>
              </w:rPr>
            </w:r>
            <w:r w:rsidDel="00596974">
              <w:rPr>
                <w:b w:val="0"/>
                <w:bCs w:val="0"/>
                <w:noProof/>
                <w:webHidden/>
              </w:rPr>
              <w:fldChar w:fldCharType="separate"/>
            </w:r>
          </w:del>
          <w:ins w:id="1335" w:author="David Osornio" w:date="2020-06-04T23:38:00Z">
            <w:del w:id="1336" w:author="David Osornio [2]" w:date="2020-06-05T00:31:00Z">
              <w:r w:rsidDel="00596974">
                <w:rPr>
                  <w:noProof/>
                  <w:webHidden/>
                </w:rPr>
                <w:delText>20</w:delText>
              </w:r>
              <w:r w:rsidDel="00596974">
                <w:rPr>
                  <w:b w:val="0"/>
                  <w:bCs w:val="0"/>
                  <w:noProof/>
                  <w:webHidden/>
                </w:rPr>
                <w:fldChar w:fldCharType="end"/>
              </w:r>
              <w:r w:rsidRPr="00221B47" w:rsidDel="00596974">
                <w:rPr>
                  <w:rStyle w:val="Hipervnculo"/>
                  <w:b w:val="0"/>
                  <w:bCs w:val="0"/>
                  <w:noProof/>
                </w:rPr>
                <w:fldChar w:fldCharType="end"/>
              </w:r>
            </w:del>
          </w:ins>
        </w:p>
        <w:p w14:paraId="01A8D284" w14:textId="2BB0AD45" w:rsidR="00941C00" w:rsidDel="00596974" w:rsidRDefault="00941C00">
          <w:pPr>
            <w:pStyle w:val="TDC2"/>
            <w:tabs>
              <w:tab w:val="right" w:leader="underscore" w:pos="9962"/>
            </w:tabs>
            <w:rPr>
              <w:ins w:id="1337" w:author="David Osornio" w:date="2020-06-04T23:38:00Z"/>
              <w:del w:id="1338" w:author="David Osornio [2]" w:date="2020-06-05T00:31:00Z"/>
              <w:rFonts w:eastAsiaTheme="minorEastAsia" w:cstheme="minorBidi"/>
              <w:b w:val="0"/>
              <w:bCs w:val="0"/>
              <w:noProof/>
              <w:kern w:val="0"/>
              <w:lang w:eastAsia="es-MX" w:bidi="ar-SA"/>
            </w:rPr>
          </w:pPr>
          <w:ins w:id="1339" w:author="David Osornio" w:date="2020-06-04T23:38:00Z">
            <w:del w:id="134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"_Toc42206605"</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341" w:author="David Osornio [2]" w:date="2020-06-05T21:29:00Z">
            <w:r w:rsidR="009C4CC2">
              <w:rPr>
                <w:rStyle w:val="Hipervnculo"/>
                <w:noProof/>
                <w:lang w:val="es-ES"/>
              </w:rPr>
              <w:t>¡Error! Referencia de hipervínculo no válida.</w:t>
            </w:r>
          </w:ins>
          <w:ins w:id="1342" w:author="David Osornio" w:date="2020-06-04T23:38:00Z">
            <w:del w:id="1343" w:author="David Osornio [2]" w:date="2020-06-05T00:31:00Z">
              <w:r w:rsidRPr="00221B47" w:rsidDel="00596974">
                <w:rPr>
                  <w:rStyle w:val="Hipervnculo"/>
                  <w:noProof/>
                </w:rPr>
                <w:delText>Restricciones</w:delText>
              </w:r>
              <w:r w:rsidDel="00596974">
                <w:rPr>
                  <w:noProof/>
                  <w:webHidden/>
                </w:rPr>
                <w:tab/>
              </w:r>
              <w:r w:rsidDel="00596974">
                <w:rPr>
                  <w:b w:val="0"/>
                  <w:bCs w:val="0"/>
                  <w:noProof/>
                  <w:webHidden/>
                </w:rPr>
                <w:fldChar w:fldCharType="begin"/>
              </w:r>
              <w:r w:rsidDel="00596974">
                <w:rPr>
                  <w:noProof/>
                  <w:webHidden/>
                </w:rPr>
                <w:delInstrText xml:space="preserve"> PAGEREF _Toc42206605 \h </w:delInstrText>
              </w:r>
            </w:del>
          </w:ins>
          <w:del w:id="1344" w:author="David Osornio [2]" w:date="2020-06-05T00:31:00Z">
            <w:r w:rsidDel="00596974">
              <w:rPr>
                <w:b w:val="0"/>
                <w:bCs w:val="0"/>
                <w:noProof/>
                <w:webHidden/>
              </w:rPr>
            </w:r>
            <w:r w:rsidDel="00596974">
              <w:rPr>
                <w:b w:val="0"/>
                <w:bCs w:val="0"/>
                <w:noProof/>
                <w:webHidden/>
              </w:rPr>
              <w:fldChar w:fldCharType="separate"/>
            </w:r>
          </w:del>
          <w:ins w:id="1345" w:author="David Osornio" w:date="2020-06-04T23:38:00Z">
            <w:del w:id="1346" w:author="David Osornio [2]" w:date="2020-06-05T00:31:00Z">
              <w:r w:rsidDel="00596974">
                <w:rPr>
                  <w:noProof/>
                  <w:webHidden/>
                </w:rPr>
                <w:delText>21</w:delText>
              </w:r>
              <w:r w:rsidDel="00596974">
                <w:rPr>
                  <w:b w:val="0"/>
                  <w:bCs w:val="0"/>
                  <w:noProof/>
                  <w:webHidden/>
                </w:rPr>
                <w:fldChar w:fldCharType="end"/>
              </w:r>
              <w:r w:rsidRPr="00221B47" w:rsidDel="00596974">
                <w:rPr>
                  <w:rStyle w:val="Hipervnculo"/>
                  <w:b w:val="0"/>
                  <w:bCs w:val="0"/>
                  <w:noProof/>
                </w:rPr>
                <w:fldChar w:fldCharType="end"/>
              </w:r>
            </w:del>
          </w:ins>
        </w:p>
        <w:p w14:paraId="44A0B505" w14:textId="309AC414" w:rsidR="00941C00" w:rsidDel="00596974" w:rsidRDefault="00941C00">
          <w:pPr>
            <w:pStyle w:val="TDC2"/>
            <w:tabs>
              <w:tab w:val="right" w:leader="underscore" w:pos="9962"/>
            </w:tabs>
            <w:rPr>
              <w:ins w:id="1347" w:author="David Osornio" w:date="2020-06-04T23:38:00Z"/>
              <w:del w:id="1348" w:author="David Osornio [2]" w:date="2020-06-05T00:31:00Z"/>
              <w:rFonts w:eastAsiaTheme="minorEastAsia" w:cstheme="minorBidi"/>
              <w:b w:val="0"/>
              <w:bCs w:val="0"/>
              <w:noProof/>
              <w:kern w:val="0"/>
              <w:lang w:eastAsia="es-MX" w:bidi="ar-SA"/>
            </w:rPr>
          </w:pPr>
          <w:ins w:id="1349" w:author="David Osornio" w:date="2020-06-04T23:38:00Z">
            <w:del w:id="135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"_Toc42206606"</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351" w:author="David Osornio [2]" w:date="2020-06-05T21:29:00Z">
            <w:r w:rsidR="009C4CC2">
              <w:rPr>
                <w:rStyle w:val="Hipervnculo"/>
                <w:noProof/>
                <w:lang w:val="es-ES"/>
              </w:rPr>
              <w:t>¡Error! Referencia de hipervínculo no válida.</w:t>
            </w:r>
          </w:ins>
          <w:ins w:id="1352" w:author="David Osornio" w:date="2020-06-04T23:38:00Z">
            <w:del w:id="1353" w:author="David Osornio [2]" w:date="2020-06-05T00:31:00Z">
              <w:r w:rsidRPr="00221B47" w:rsidDel="00596974">
                <w:rPr>
                  <w:rStyle w:val="Hipervnculo"/>
                  <w:noProof/>
                </w:rPr>
                <w:delText>Suposiciones y dependencias</w:delText>
              </w:r>
              <w:r w:rsidDel="00596974">
                <w:rPr>
                  <w:noProof/>
                  <w:webHidden/>
                </w:rPr>
                <w:tab/>
              </w:r>
              <w:r w:rsidDel="00596974">
                <w:rPr>
                  <w:b w:val="0"/>
                  <w:bCs w:val="0"/>
                  <w:noProof/>
                  <w:webHidden/>
                </w:rPr>
                <w:fldChar w:fldCharType="begin"/>
              </w:r>
              <w:r w:rsidDel="00596974">
                <w:rPr>
                  <w:noProof/>
                  <w:webHidden/>
                </w:rPr>
                <w:delInstrText xml:space="preserve"> PAGEREF _Toc42206606 \h </w:delInstrText>
              </w:r>
            </w:del>
          </w:ins>
          <w:del w:id="1354" w:author="David Osornio [2]" w:date="2020-06-05T00:31:00Z">
            <w:r w:rsidDel="00596974">
              <w:rPr>
                <w:b w:val="0"/>
                <w:bCs w:val="0"/>
                <w:noProof/>
                <w:webHidden/>
              </w:rPr>
            </w:r>
            <w:r w:rsidDel="00596974">
              <w:rPr>
                <w:b w:val="0"/>
                <w:bCs w:val="0"/>
                <w:noProof/>
                <w:webHidden/>
              </w:rPr>
              <w:fldChar w:fldCharType="separate"/>
            </w:r>
          </w:del>
          <w:ins w:id="1355" w:author="David Osornio" w:date="2020-06-04T23:38:00Z">
            <w:del w:id="1356" w:author="David Osornio [2]" w:date="2020-06-05T00:31:00Z">
              <w:r w:rsidDel="00596974">
                <w:rPr>
                  <w:noProof/>
                  <w:webHidden/>
                </w:rPr>
                <w:delText>22</w:delText>
              </w:r>
              <w:r w:rsidDel="00596974">
                <w:rPr>
                  <w:b w:val="0"/>
                  <w:bCs w:val="0"/>
                  <w:noProof/>
                  <w:webHidden/>
                </w:rPr>
                <w:fldChar w:fldCharType="end"/>
              </w:r>
              <w:r w:rsidRPr="00221B47" w:rsidDel="00596974">
                <w:rPr>
                  <w:rStyle w:val="Hipervnculo"/>
                  <w:b w:val="0"/>
                  <w:bCs w:val="0"/>
                  <w:noProof/>
                </w:rPr>
                <w:fldChar w:fldCharType="end"/>
              </w:r>
            </w:del>
          </w:ins>
        </w:p>
        <w:p w14:paraId="644D5AF4" w14:textId="731B0CA6" w:rsidR="00941C00" w:rsidDel="00596974" w:rsidRDefault="00941C00">
          <w:pPr>
            <w:pStyle w:val="TDC2"/>
            <w:tabs>
              <w:tab w:val="right" w:leader="underscore" w:pos="9962"/>
            </w:tabs>
            <w:rPr>
              <w:ins w:id="1357" w:author="David Osornio" w:date="2020-06-04T23:38:00Z"/>
              <w:del w:id="1358" w:author="David Osornio [2]" w:date="2020-06-05T00:31:00Z"/>
              <w:rFonts w:eastAsiaTheme="minorEastAsia" w:cstheme="minorBidi"/>
              <w:b w:val="0"/>
              <w:bCs w:val="0"/>
              <w:noProof/>
              <w:kern w:val="0"/>
              <w:lang w:eastAsia="es-MX" w:bidi="ar-SA"/>
            </w:rPr>
          </w:pPr>
          <w:ins w:id="1359" w:author="David Osornio" w:date="2020-06-04T23:38:00Z">
            <w:del w:id="136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"_Toc42206607"</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361" w:author="David Osornio [2]" w:date="2020-06-05T21:29:00Z">
            <w:r w:rsidR="009C4CC2">
              <w:rPr>
                <w:rStyle w:val="Hipervnculo"/>
                <w:noProof/>
                <w:lang w:val="es-ES"/>
              </w:rPr>
              <w:t>¡Error! Referencia de hipervínculo no válida.</w:t>
            </w:r>
          </w:ins>
          <w:ins w:id="1362" w:author="David Osornio" w:date="2020-06-04T23:38:00Z">
            <w:del w:id="1363" w:author="David Osornio [2]" w:date="2020-06-05T00:31:00Z">
              <w:r w:rsidRPr="00221B47" w:rsidDel="00596974">
                <w:rPr>
                  <w:rStyle w:val="Hipervnculo"/>
                  <w:noProof/>
                </w:rPr>
                <w:delText>Requisitos futuros</w:delText>
              </w:r>
              <w:r w:rsidDel="00596974">
                <w:rPr>
                  <w:noProof/>
                  <w:webHidden/>
                </w:rPr>
                <w:tab/>
              </w:r>
              <w:r w:rsidDel="00596974">
                <w:rPr>
                  <w:b w:val="0"/>
                  <w:bCs w:val="0"/>
                  <w:noProof/>
                  <w:webHidden/>
                </w:rPr>
                <w:fldChar w:fldCharType="begin"/>
              </w:r>
              <w:r w:rsidDel="00596974">
                <w:rPr>
                  <w:noProof/>
                  <w:webHidden/>
                </w:rPr>
                <w:delInstrText xml:space="preserve"> PAGEREF _Toc42206607 \h </w:delInstrText>
              </w:r>
            </w:del>
          </w:ins>
          <w:del w:id="1364" w:author="David Osornio [2]" w:date="2020-06-05T00:31:00Z">
            <w:r w:rsidDel="00596974">
              <w:rPr>
                <w:b w:val="0"/>
                <w:bCs w:val="0"/>
                <w:noProof/>
                <w:webHidden/>
              </w:rPr>
            </w:r>
            <w:r w:rsidDel="00596974">
              <w:rPr>
                <w:b w:val="0"/>
                <w:bCs w:val="0"/>
                <w:noProof/>
                <w:webHidden/>
              </w:rPr>
              <w:fldChar w:fldCharType="separate"/>
            </w:r>
          </w:del>
          <w:ins w:id="1365" w:author="David Osornio" w:date="2020-06-04T23:38:00Z">
            <w:del w:id="1366" w:author="David Osornio [2]" w:date="2020-06-05T00:31:00Z">
              <w:r w:rsidDel="00596974">
                <w:rPr>
                  <w:noProof/>
                  <w:webHidden/>
                </w:rPr>
                <w:delText>22</w:delText>
              </w:r>
              <w:r w:rsidDel="00596974">
                <w:rPr>
                  <w:b w:val="0"/>
                  <w:bCs w:val="0"/>
                  <w:noProof/>
                  <w:webHidden/>
                </w:rPr>
                <w:fldChar w:fldCharType="end"/>
              </w:r>
              <w:r w:rsidRPr="00221B47" w:rsidDel="00596974">
                <w:rPr>
                  <w:rStyle w:val="Hipervnculo"/>
                  <w:b w:val="0"/>
                  <w:bCs w:val="0"/>
                  <w:noProof/>
                </w:rPr>
                <w:fldChar w:fldCharType="end"/>
              </w:r>
            </w:del>
          </w:ins>
        </w:p>
        <w:p w14:paraId="06A73BA7" w14:textId="6238649C" w:rsidR="00941C00" w:rsidDel="00596974" w:rsidRDefault="00941C00" w:rsidP="004C1D09">
          <w:pPr>
            <w:pStyle w:val="TDC1"/>
            <w:rPr>
              <w:ins w:id="1367" w:author="David Osornio" w:date="2020-06-04T23:38:00Z"/>
              <w:del w:id="1368" w:author="David Osornio [2]" w:date="2020-06-05T00:31:00Z"/>
              <w:rFonts w:eastAsiaTheme="minorEastAsia" w:cstheme="minorBidi"/>
              <w:noProof/>
              <w:kern w:val="0"/>
              <w:sz w:val="22"/>
              <w:szCs w:val="22"/>
              <w:lang w:eastAsia="es-MX" w:bidi="ar-SA"/>
            </w:rPr>
          </w:pPr>
          <w:ins w:id="1369" w:author="David Osornio" w:date="2020-06-04T23:38:00Z">
            <w:del w:id="1370" w:author="David Osornio [2]" w:date="2020-06-05T00:31:00Z">
              <w:r w:rsidRPr="00221B47" w:rsidDel="00596974">
                <w:rPr>
                  <w:rStyle w:val="Hipervnculo"/>
                  <w:b w:val="0"/>
                  <w:bCs w:val="0"/>
                  <w:i w:val="0"/>
                  <w:iCs w:val="0"/>
                  <w:noProof/>
                </w:rPr>
                <w:fldChar w:fldCharType="begin"/>
              </w:r>
              <w:r w:rsidRPr="00221B47" w:rsidDel="00596974">
                <w:rPr>
                  <w:rStyle w:val="Hipervnculo"/>
                  <w:noProof/>
                </w:rPr>
                <w:delInstrText xml:space="preserve"> </w:delInstrText>
              </w:r>
              <w:r w:rsidDel="00596974">
                <w:rPr>
                  <w:noProof/>
                </w:rPr>
                <w:delInstrText>HYPERLINK \l "_Toc42206608"</w:delInstrText>
              </w:r>
              <w:r w:rsidRPr="00221B47" w:rsidDel="00596974">
                <w:rPr>
                  <w:rStyle w:val="Hipervnculo"/>
                  <w:noProof/>
                </w:rPr>
                <w:delInstrText xml:space="preserve"> </w:delInstrText>
              </w:r>
              <w:r w:rsidRPr="00221B47" w:rsidDel="00596974">
                <w:rPr>
                  <w:rStyle w:val="Hipervnculo"/>
                  <w:b w:val="0"/>
                  <w:bCs w:val="0"/>
                  <w:i w:val="0"/>
                  <w:iCs w:val="0"/>
                  <w:noProof/>
                </w:rPr>
                <w:fldChar w:fldCharType="separate"/>
              </w:r>
            </w:del>
          </w:ins>
          <w:ins w:id="1371" w:author="David Osornio [2]" w:date="2020-06-05T21:29:00Z">
            <w:r w:rsidR="009C4CC2">
              <w:rPr>
                <w:rStyle w:val="Hipervnculo"/>
                <w:i w:val="0"/>
                <w:iCs w:val="0"/>
                <w:noProof/>
                <w:lang w:val="es-ES"/>
              </w:rPr>
              <w:t>¡Error! Referencia de hipervínculo no válida.</w:t>
            </w:r>
          </w:ins>
          <w:ins w:id="1372" w:author="David Osornio" w:date="2020-06-04T23:38:00Z">
            <w:del w:id="1373" w:author="David Osornio [2]" w:date="2020-06-05T00:31:00Z">
              <w:r w:rsidRPr="00221B47" w:rsidDel="00596974">
                <w:rPr>
                  <w:rStyle w:val="Hipervnculo"/>
                  <w:rFonts w:ascii="Arial" w:hAnsi="Arial" w:cs="Arial"/>
                  <w:noProof/>
                </w:rPr>
                <w:delText>Requisitos Específicos</w:delText>
              </w:r>
              <w:r w:rsidDel="00596974">
                <w:rPr>
                  <w:noProof/>
                  <w:webHidden/>
                </w:rPr>
                <w:tab/>
              </w:r>
              <w:r w:rsidDel="00596974">
                <w:rPr>
                  <w:b w:val="0"/>
                  <w:bCs w:val="0"/>
                  <w:i w:val="0"/>
                  <w:iCs w:val="0"/>
                  <w:noProof/>
                  <w:webHidden/>
                </w:rPr>
                <w:fldChar w:fldCharType="begin"/>
              </w:r>
              <w:r w:rsidDel="00596974">
                <w:rPr>
                  <w:noProof/>
                  <w:webHidden/>
                </w:rPr>
                <w:delInstrText xml:space="preserve"> PAGEREF _Toc42206608 \h </w:delInstrText>
              </w:r>
            </w:del>
          </w:ins>
          <w:del w:id="1374" w:author="David Osornio [2]" w:date="2020-06-05T00:31:00Z">
            <w:r w:rsidDel="00596974">
              <w:rPr>
                <w:b w:val="0"/>
                <w:bCs w:val="0"/>
                <w:i w:val="0"/>
                <w:iCs w:val="0"/>
                <w:noProof/>
                <w:webHidden/>
              </w:rPr>
            </w:r>
            <w:r w:rsidDel="00596974">
              <w:rPr>
                <w:b w:val="0"/>
                <w:bCs w:val="0"/>
                <w:i w:val="0"/>
                <w:iCs w:val="0"/>
                <w:noProof/>
                <w:webHidden/>
              </w:rPr>
              <w:fldChar w:fldCharType="separate"/>
            </w:r>
          </w:del>
          <w:ins w:id="1375" w:author="David Osornio" w:date="2020-06-04T23:38:00Z">
            <w:del w:id="1376" w:author="David Osornio [2]" w:date="2020-06-05T00:31:00Z">
              <w:r w:rsidDel="00596974">
                <w:rPr>
                  <w:noProof/>
                  <w:webHidden/>
                </w:rPr>
                <w:delText>23</w:delText>
              </w:r>
              <w:r w:rsidDel="00596974">
                <w:rPr>
                  <w:b w:val="0"/>
                  <w:bCs w:val="0"/>
                  <w:i w:val="0"/>
                  <w:iCs w:val="0"/>
                  <w:noProof/>
                  <w:webHidden/>
                </w:rPr>
                <w:fldChar w:fldCharType="end"/>
              </w:r>
              <w:r w:rsidRPr="00221B47" w:rsidDel="00596974">
                <w:rPr>
                  <w:rStyle w:val="Hipervnculo"/>
                  <w:b w:val="0"/>
                  <w:bCs w:val="0"/>
                  <w:i w:val="0"/>
                  <w:iCs w:val="0"/>
                  <w:noProof/>
                </w:rPr>
                <w:fldChar w:fldCharType="end"/>
              </w:r>
            </w:del>
          </w:ins>
        </w:p>
        <w:p w14:paraId="58A8368E" w14:textId="38D411A7" w:rsidR="00941C00" w:rsidDel="00596974" w:rsidRDefault="00941C00">
          <w:pPr>
            <w:pStyle w:val="TDC2"/>
            <w:tabs>
              <w:tab w:val="right" w:leader="underscore" w:pos="9962"/>
            </w:tabs>
            <w:rPr>
              <w:ins w:id="1377" w:author="David Osornio" w:date="2020-06-04T23:38:00Z"/>
              <w:del w:id="1378" w:author="David Osornio [2]" w:date="2020-06-05T00:31:00Z"/>
              <w:rFonts w:eastAsiaTheme="minorEastAsia" w:cstheme="minorBidi"/>
              <w:b w:val="0"/>
              <w:bCs w:val="0"/>
              <w:noProof/>
              <w:kern w:val="0"/>
              <w:lang w:eastAsia="es-MX" w:bidi="ar-SA"/>
            </w:rPr>
          </w:pPr>
          <w:ins w:id="1379" w:author="David Osornio" w:date="2020-06-04T23:38:00Z">
            <w:del w:id="138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"_Toc42206609"</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381" w:author="David Osornio [2]" w:date="2020-06-05T21:29:00Z">
            <w:r w:rsidR="009C4CC2">
              <w:rPr>
                <w:rStyle w:val="Hipervnculo"/>
                <w:noProof/>
                <w:lang w:val="es-ES"/>
              </w:rPr>
              <w:t>¡Error! Referencia de hipervínculo no válida.</w:t>
            </w:r>
          </w:ins>
          <w:ins w:id="1382" w:author="David Osornio" w:date="2020-06-04T23:38:00Z">
            <w:del w:id="1383" w:author="David Osornio [2]" w:date="2020-06-05T00:31:00Z">
              <w:r w:rsidRPr="00221B47" w:rsidDel="00596974">
                <w:rPr>
                  <w:rStyle w:val="Hipervnculo"/>
                  <w:noProof/>
                </w:rPr>
                <w:delText>Funciones</w:delText>
              </w:r>
              <w:r w:rsidDel="00596974">
                <w:rPr>
                  <w:noProof/>
                  <w:webHidden/>
                </w:rPr>
                <w:tab/>
              </w:r>
              <w:r w:rsidDel="00596974">
                <w:rPr>
                  <w:b w:val="0"/>
                  <w:bCs w:val="0"/>
                  <w:noProof/>
                  <w:webHidden/>
                </w:rPr>
                <w:fldChar w:fldCharType="begin"/>
              </w:r>
              <w:r w:rsidDel="00596974">
                <w:rPr>
                  <w:noProof/>
                  <w:webHidden/>
                </w:rPr>
                <w:delInstrText xml:space="preserve"> PAGEREF _Toc42206609 \h </w:delInstrText>
              </w:r>
            </w:del>
          </w:ins>
          <w:del w:id="1384" w:author="David Osornio [2]" w:date="2020-06-05T00:31:00Z">
            <w:r w:rsidDel="00596974">
              <w:rPr>
                <w:b w:val="0"/>
                <w:bCs w:val="0"/>
                <w:noProof/>
                <w:webHidden/>
              </w:rPr>
            </w:r>
            <w:r w:rsidDel="00596974">
              <w:rPr>
                <w:b w:val="0"/>
                <w:bCs w:val="0"/>
                <w:noProof/>
                <w:webHidden/>
              </w:rPr>
              <w:fldChar w:fldCharType="separate"/>
            </w:r>
          </w:del>
          <w:ins w:id="1385" w:author="David Osornio" w:date="2020-06-04T23:38:00Z">
            <w:del w:id="1386" w:author="David Osornio [2]" w:date="2020-06-05T00:31:00Z">
              <w:r w:rsidDel="00596974">
                <w:rPr>
                  <w:noProof/>
                  <w:webHidden/>
                </w:rPr>
                <w:delText>23</w:delText>
              </w:r>
              <w:r w:rsidDel="00596974">
                <w:rPr>
                  <w:b w:val="0"/>
                  <w:bCs w:val="0"/>
                  <w:noProof/>
                  <w:webHidden/>
                </w:rPr>
                <w:fldChar w:fldCharType="end"/>
              </w:r>
              <w:r w:rsidRPr="00221B47" w:rsidDel="00596974">
                <w:rPr>
                  <w:rStyle w:val="Hipervnculo"/>
                  <w:b w:val="0"/>
                  <w:bCs w:val="0"/>
                  <w:noProof/>
                </w:rPr>
                <w:fldChar w:fldCharType="end"/>
              </w:r>
            </w:del>
          </w:ins>
        </w:p>
        <w:p w14:paraId="4841CAF7" w14:textId="74061358" w:rsidR="00941C00" w:rsidDel="00596974" w:rsidRDefault="00941C00">
          <w:pPr>
            <w:pStyle w:val="TDC3"/>
            <w:tabs>
              <w:tab w:val="right" w:leader="underscore" w:pos="9962"/>
            </w:tabs>
            <w:rPr>
              <w:ins w:id="1387" w:author="David Osornio" w:date="2020-06-04T23:38:00Z"/>
              <w:del w:id="1388" w:author="David Osornio [2]" w:date="2020-06-05T00:31:00Z"/>
              <w:rFonts w:eastAsiaTheme="minorEastAsia" w:cstheme="minorBidi"/>
              <w:noProof/>
              <w:kern w:val="0"/>
              <w:sz w:val="22"/>
              <w:szCs w:val="22"/>
              <w:lang w:eastAsia="es-MX" w:bidi="ar-SA"/>
            </w:rPr>
          </w:pPr>
          <w:ins w:id="1389" w:author="David Osornio" w:date="2020-06-04T23:38:00Z">
            <w:del w:id="139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"_Toc42206610"</w:delInstrText>
              </w:r>
              <w:r w:rsidRPr="00221B47" w:rsidDel="00596974">
                <w:rPr>
                  <w:rStyle w:val="Hipervnculo"/>
                  <w:noProof/>
                </w:rPr>
                <w:delInstrText xml:space="preserve"> </w:delInstrText>
              </w:r>
              <w:r w:rsidRPr="00221B47" w:rsidDel="00596974">
                <w:rPr>
                  <w:rStyle w:val="Hipervnculo"/>
                  <w:noProof/>
                </w:rPr>
                <w:fldChar w:fldCharType="separate"/>
              </w:r>
            </w:del>
          </w:ins>
          <w:ins w:id="1391" w:author="David Osornio [2]" w:date="2020-06-05T21:29:00Z">
            <w:r w:rsidR="009C4CC2">
              <w:rPr>
                <w:rStyle w:val="Hipervnculo"/>
                <w:b/>
                <w:bCs/>
                <w:noProof/>
                <w:lang w:val="es-ES"/>
              </w:rPr>
              <w:t>¡Error! Referencia de hipervínculo no válida.</w:t>
            </w:r>
          </w:ins>
          <w:ins w:id="1392" w:author="David Osornio" w:date="2020-06-04T23:38:00Z">
            <w:del w:id="1393" w:author="David Osornio [2]" w:date="2020-06-05T00:31:00Z">
              <w:r w:rsidRPr="00221B47" w:rsidDel="00596974">
                <w:rPr>
                  <w:rStyle w:val="Hipervnculo"/>
                  <w:noProof/>
                </w:rPr>
                <w:delText>Funcionales</w:delText>
              </w:r>
              <w:r w:rsidDel="00596974">
                <w:rPr>
                  <w:noProof/>
                  <w:webHidden/>
                </w:rPr>
                <w:tab/>
              </w:r>
              <w:r w:rsidDel="00596974">
                <w:rPr>
                  <w:noProof/>
                  <w:webHidden/>
                </w:rPr>
                <w:fldChar w:fldCharType="begin"/>
              </w:r>
              <w:r w:rsidDel="00596974">
                <w:rPr>
                  <w:noProof/>
                  <w:webHidden/>
                </w:rPr>
                <w:delInstrText xml:space="preserve"> PAGEREF _Toc42206610 \h </w:delInstrText>
              </w:r>
            </w:del>
          </w:ins>
          <w:del w:id="1394" w:author="David Osornio [2]" w:date="2020-06-05T00:31:00Z">
            <w:r w:rsidDel="00596974">
              <w:rPr>
                <w:noProof/>
                <w:webHidden/>
              </w:rPr>
            </w:r>
            <w:r w:rsidDel="00596974">
              <w:rPr>
                <w:noProof/>
                <w:webHidden/>
              </w:rPr>
              <w:fldChar w:fldCharType="separate"/>
            </w:r>
          </w:del>
          <w:ins w:id="1395" w:author="David Osornio" w:date="2020-06-04T23:38:00Z">
            <w:del w:id="1396" w:author="David Osornio [2]" w:date="2020-06-05T00:31:00Z">
              <w:r w:rsidDel="00596974">
                <w:rPr>
                  <w:noProof/>
                  <w:webHidden/>
                </w:rPr>
                <w:delText>23</w:delText>
              </w:r>
              <w:r w:rsidDel="00596974">
                <w:rPr>
                  <w:noProof/>
                  <w:webHidden/>
                </w:rPr>
                <w:fldChar w:fldCharType="end"/>
              </w:r>
              <w:r w:rsidRPr="00221B47" w:rsidDel="00596974">
                <w:rPr>
                  <w:rStyle w:val="Hipervnculo"/>
                  <w:noProof/>
                </w:rPr>
                <w:fldChar w:fldCharType="end"/>
              </w:r>
            </w:del>
          </w:ins>
        </w:p>
        <w:p w14:paraId="1F14365B" w14:textId="196E7A21" w:rsidR="00941C00" w:rsidDel="00596974" w:rsidRDefault="00941C00">
          <w:pPr>
            <w:pStyle w:val="TDC4"/>
            <w:tabs>
              <w:tab w:val="right" w:leader="underscore" w:pos="9962"/>
            </w:tabs>
            <w:rPr>
              <w:ins w:id="1397" w:author="David Osornio" w:date="2020-06-04T23:38:00Z"/>
              <w:del w:id="1398" w:author="David Osornio [2]" w:date="2020-06-05T00:31:00Z"/>
              <w:rFonts w:eastAsiaTheme="minorEastAsia" w:cstheme="minorBidi"/>
              <w:noProof/>
              <w:kern w:val="0"/>
              <w:sz w:val="22"/>
              <w:szCs w:val="22"/>
              <w:lang w:eastAsia="es-MX" w:bidi="ar-SA"/>
            </w:rPr>
          </w:pPr>
          <w:ins w:id="1399" w:author="David Osornio" w:date="2020-06-04T23:38:00Z">
            <w:del w:id="140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"_Toc42206611"</w:delInstrText>
              </w:r>
              <w:r w:rsidRPr="00221B47" w:rsidDel="00596974">
                <w:rPr>
                  <w:rStyle w:val="Hipervnculo"/>
                  <w:noProof/>
                </w:rPr>
                <w:delInstrText xml:space="preserve"> </w:delInstrText>
              </w:r>
              <w:r w:rsidRPr="00221B47" w:rsidDel="00596974">
                <w:rPr>
                  <w:rStyle w:val="Hipervnculo"/>
                  <w:noProof/>
                </w:rPr>
                <w:fldChar w:fldCharType="separate"/>
              </w:r>
            </w:del>
          </w:ins>
          <w:ins w:id="1401" w:author="David Osornio [2]" w:date="2020-06-05T21:29:00Z">
            <w:r w:rsidR="009C4CC2">
              <w:rPr>
                <w:rStyle w:val="Hipervnculo"/>
                <w:b/>
                <w:bCs/>
                <w:noProof/>
                <w:lang w:val="es-ES"/>
              </w:rPr>
              <w:t>¡Error! Referencia de hipervínculo no válida.</w:t>
            </w:r>
          </w:ins>
          <w:ins w:id="1402" w:author="David Osornio" w:date="2020-06-04T23:38:00Z">
            <w:del w:id="1403" w:author="David Osornio [2]" w:date="2020-06-05T00:31:00Z">
              <w:r w:rsidRPr="00221B47" w:rsidDel="00596974">
                <w:rPr>
                  <w:rStyle w:val="Hipervnculo"/>
                  <w:noProof/>
                </w:rPr>
                <w:delText>De procesos</w:delText>
              </w:r>
              <w:r w:rsidDel="00596974">
                <w:rPr>
                  <w:noProof/>
                  <w:webHidden/>
                </w:rPr>
                <w:tab/>
              </w:r>
              <w:r w:rsidDel="00596974">
                <w:rPr>
                  <w:noProof/>
                  <w:webHidden/>
                </w:rPr>
                <w:fldChar w:fldCharType="begin"/>
              </w:r>
              <w:r w:rsidDel="00596974">
                <w:rPr>
                  <w:noProof/>
                  <w:webHidden/>
                </w:rPr>
                <w:delInstrText xml:space="preserve"> PAGEREF _Toc42206611 \h </w:delInstrText>
              </w:r>
            </w:del>
          </w:ins>
          <w:del w:id="1404" w:author="David Osornio [2]" w:date="2020-06-05T00:31:00Z">
            <w:r w:rsidDel="00596974">
              <w:rPr>
                <w:noProof/>
                <w:webHidden/>
              </w:rPr>
            </w:r>
            <w:r w:rsidDel="00596974">
              <w:rPr>
                <w:noProof/>
                <w:webHidden/>
              </w:rPr>
              <w:fldChar w:fldCharType="separate"/>
            </w:r>
          </w:del>
          <w:ins w:id="1405" w:author="David Osornio" w:date="2020-06-04T23:38:00Z">
            <w:del w:id="1406" w:author="David Osornio [2]" w:date="2020-06-05T00:31:00Z">
              <w:r w:rsidDel="00596974">
                <w:rPr>
                  <w:noProof/>
                  <w:webHidden/>
                </w:rPr>
                <w:delText>23</w:delText>
              </w:r>
              <w:r w:rsidDel="00596974">
                <w:rPr>
                  <w:noProof/>
                  <w:webHidden/>
                </w:rPr>
                <w:fldChar w:fldCharType="end"/>
              </w:r>
              <w:r w:rsidRPr="00221B47" w:rsidDel="00596974">
                <w:rPr>
                  <w:rStyle w:val="Hipervnculo"/>
                  <w:noProof/>
                </w:rPr>
                <w:fldChar w:fldCharType="end"/>
              </w:r>
            </w:del>
          </w:ins>
        </w:p>
        <w:p w14:paraId="6576059E" w14:textId="1EE929FB" w:rsidR="00941C00" w:rsidDel="00596974" w:rsidRDefault="00941C00">
          <w:pPr>
            <w:pStyle w:val="TDC3"/>
            <w:tabs>
              <w:tab w:val="right" w:leader="underscore" w:pos="9962"/>
            </w:tabs>
            <w:rPr>
              <w:ins w:id="1407" w:author="David Osornio" w:date="2020-06-04T23:38:00Z"/>
              <w:del w:id="1408" w:author="David Osornio [2]" w:date="2020-06-05T00:31:00Z"/>
              <w:rFonts w:eastAsiaTheme="minorEastAsia" w:cstheme="minorBidi"/>
              <w:noProof/>
              <w:kern w:val="0"/>
              <w:sz w:val="22"/>
              <w:szCs w:val="22"/>
              <w:lang w:eastAsia="es-MX" w:bidi="ar-SA"/>
            </w:rPr>
          </w:pPr>
          <w:ins w:id="1409" w:author="David Osornio" w:date="2020-06-04T23:38:00Z">
            <w:del w:id="141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"_Toc42206612"</w:delInstrText>
              </w:r>
              <w:r w:rsidRPr="00221B47" w:rsidDel="00596974">
                <w:rPr>
                  <w:rStyle w:val="Hipervnculo"/>
                  <w:noProof/>
                </w:rPr>
                <w:delInstrText xml:space="preserve"> </w:delInstrText>
              </w:r>
              <w:r w:rsidRPr="00221B47" w:rsidDel="00596974">
                <w:rPr>
                  <w:rStyle w:val="Hipervnculo"/>
                  <w:noProof/>
                </w:rPr>
                <w:fldChar w:fldCharType="separate"/>
              </w:r>
            </w:del>
          </w:ins>
          <w:ins w:id="1411" w:author="David Osornio [2]" w:date="2020-06-05T21:29:00Z">
            <w:r w:rsidR="009C4CC2">
              <w:rPr>
                <w:rStyle w:val="Hipervnculo"/>
                <w:b/>
                <w:bCs/>
                <w:noProof/>
                <w:lang w:val="es-ES"/>
              </w:rPr>
              <w:t>¡Error! Referencia de hipervínculo no válida.</w:t>
            </w:r>
          </w:ins>
          <w:ins w:id="1412" w:author="David Osornio" w:date="2020-06-04T23:38:00Z">
            <w:del w:id="1413" w:author="David Osornio [2]" w:date="2020-06-05T00:31:00Z">
              <w:r w:rsidRPr="00221B47" w:rsidDel="00596974">
                <w:rPr>
                  <w:rStyle w:val="Hipervnculo"/>
                  <w:noProof/>
                </w:rPr>
                <w:delText>No funcionales</w:delText>
              </w:r>
              <w:r w:rsidDel="00596974">
                <w:rPr>
                  <w:noProof/>
                  <w:webHidden/>
                </w:rPr>
                <w:tab/>
              </w:r>
              <w:r w:rsidDel="00596974">
                <w:rPr>
                  <w:noProof/>
                  <w:webHidden/>
                </w:rPr>
                <w:fldChar w:fldCharType="begin"/>
              </w:r>
              <w:r w:rsidDel="00596974">
                <w:rPr>
                  <w:noProof/>
                  <w:webHidden/>
                </w:rPr>
                <w:delInstrText xml:space="preserve"> PAGEREF _Toc42206612 \h </w:delInstrText>
              </w:r>
            </w:del>
          </w:ins>
          <w:del w:id="1414" w:author="David Osornio [2]" w:date="2020-06-05T00:31:00Z">
            <w:r w:rsidDel="00596974">
              <w:rPr>
                <w:noProof/>
                <w:webHidden/>
              </w:rPr>
            </w:r>
            <w:r w:rsidDel="00596974">
              <w:rPr>
                <w:noProof/>
                <w:webHidden/>
              </w:rPr>
              <w:fldChar w:fldCharType="separate"/>
            </w:r>
          </w:del>
          <w:ins w:id="1415" w:author="David Osornio" w:date="2020-06-04T23:38:00Z">
            <w:del w:id="1416" w:author="David Osornio [2]" w:date="2020-06-05T00:31:00Z">
              <w:r w:rsidDel="00596974">
                <w:rPr>
                  <w:noProof/>
                  <w:webHidden/>
                </w:rPr>
                <w:delText>23</w:delText>
              </w:r>
              <w:r w:rsidDel="00596974">
                <w:rPr>
                  <w:noProof/>
                  <w:webHidden/>
                </w:rPr>
                <w:fldChar w:fldCharType="end"/>
              </w:r>
              <w:r w:rsidRPr="00221B47" w:rsidDel="00596974">
                <w:rPr>
                  <w:rStyle w:val="Hipervnculo"/>
                  <w:noProof/>
                </w:rPr>
                <w:fldChar w:fldCharType="end"/>
              </w:r>
            </w:del>
          </w:ins>
        </w:p>
        <w:p w14:paraId="7BC25FF4" w14:textId="744CFE6F" w:rsidR="00941C00" w:rsidDel="00596974" w:rsidRDefault="00941C00">
          <w:pPr>
            <w:pStyle w:val="TDC2"/>
            <w:tabs>
              <w:tab w:val="right" w:leader="underscore" w:pos="9962"/>
            </w:tabs>
            <w:rPr>
              <w:ins w:id="1417" w:author="David Osornio" w:date="2020-06-04T23:38:00Z"/>
              <w:del w:id="1418" w:author="David Osornio [2]" w:date="2020-06-05T00:31:00Z"/>
              <w:rFonts w:eastAsiaTheme="minorEastAsia" w:cstheme="minorBidi"/>
              <w:b w:val="0"/>
              <w:bCs w:val="0"/>
              <w:noProof/>
              <w:kern w:val="0"/>
              <w:lang w:eastAsia="es-MX" w:bidi="ar-SA"/>
            </w:rPr>
          </w:pPr>
          <w:ins w:id="1419" w:author="David Osornio" w:date="2020-06-04T23:38:00Z">
            <w:del w:id="142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"_Toc42206613"</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421" w:author="David Osornio [2]" w:date="2020-06-05T21:29:00Z">
            <w:r w:rsidR="009C4CC2">
              <w:rPr>
                <w:rStyle w:val="Hipervnculo"/>
                <w:noProof/>
                <w:lang w:val="es-ES"/>
              </w:rPr>
              <w:t>¡Error! Referencia de hipervínculo no válida.</w:t>
            </w:r>
          </w:ins>
          <w:ins w:id="1422" w:author="David Osornio" w:date="2020-06-04T23:38:00Z">
            <w:del w:id="1423" w:author="David Osornio [2]" w:date="2020-06-05T00:31:00Z">
              <w:r w:rsidRPr="00221B47" w:rsidDel="00596974">
                <w:rPr>
                  <w:rStyle w:val="Hipervnculo"/>
                  <w:noProof/>
                </w:rPr>
                <w:delText>Requisitos de rendimiento</w:delText>
              </w:r>
              <w:r w:rsidDel="00596974">
                <w:rPr>
                  <w:noProof/>
                  <w:webHidden/>
                </w:rPr>
                <w:tab/>
              </w:r>
              <w:r w:rsidDel="00596974">
                <w:rPr>
                  <w:b w:val="0"/>
                  <w:bCs w:val="0"/>
                  <w:noProof/>
                  <w:webHidden/>
                </w:rPr>
                <w:fldChar w:fldCharType="begin"/>
              </w:r>
              <w:r w:rsidDel="00596974">
                <w:rPr>
                  <w:noProof/>
                  <w:webHidden/>
                </w:rPr>
                <w:delInstrText xml:space="preserve"> PAGEREF _Toc42206613 \h </w:delInstrText>
              </w:r>
            </w:del>
          </w:ins>
          <w:del w:id="1424" w:author="David Osornio [2]" w:date="2020-06-05T00:31:00Z">
            <w:r w:rsidDel="00596974">
              <w:rPr>
                <w:b w:val="0"/>
                <w:bCs w:val="0"/>
                <w:noProof/>
                <w:webHidden/>
              </w:rPr>
            </w:r>
            <w:r w:rsidDel="00596974">
              <w:rPr>
                <w:b w:val="0"/>
                <w:bCs w:val="0"/>
                <w:noProof/>
                <w:webHidden/>
              </w:rPr>
              <w:fldChar w:fldCharType="separate"/>
            </w:r>
          </w:del>
          <w:ins w:id="1425" w:author="David Osornio" w:date="2020-06-04T23:38:00Z">
            <w:del w:id="1426" w:author="David Osornio [2]" w:date="2020-06-05T00:31:00Z">
              <w:r w:rsidDel="00596974">
                <w:rPr>
                  <w:noProof/>
                  <w:webHidden/>
                </w:rPr>
                <w:delText>24</w:delText>
              </w:r>
              <w:r w:rsidDel="00596974">
                <w:rPr>
                  <w:b w:val="0"/>
                  <w:bCs w:val="0"/>
                  <w:noProof/>
                  <w:webHidden/>
                </w:rPr>
                <w:fldChar w:fldCharType="end"/>
              </w:r>
              <w:r w:rsidRPr="00221B47" w:rsidDel="00596974">
                <w:rPr>
                  <w:rStyle w:val="Hipervnculo"/>
                  <w:b w:val="0"/>
                  <w:bCs w:val="0"/>
                  <w:noProof/>
                </w:rPr>
                <w:fldChar w:fldCharType="end"/>
              </w:r>
            </w:del>
          </w:ins>
        </w:p>
        <w:p w14:paraId="6AE80082" w14:textId="02EAABD0" w:rsidR="00941C00" w:rsidDel="00596974" w:rsidRDefault="00941C00">
          <w:pPr>
            <w:pStyle w:val="TDC2"/>
            <w:tabs>
              <w:tab w:val="right" w:leader="underscore" w:pos="9962"/>
            </w:tabs>
            <w:rPr>
              <w:ins w:id="1427" w:author="David Osornio" w:date="2020-06-04T23:38:00Z"/>
              <w:del w:id="1428" w:author="David Osornio [2]" w:date="2020-06-05T00:31:00Z"/>
              <w:rFonts w:eastAsiaTheme="minorEastAsia" w:cstheme="minorBidi"/>
              <w:b w:val="0"/>
              <w:bCs w:val="0"/>
              <w:noProof/>
              <w:kern w:val="0"/>
              <w:lang w:eastAsia="es-MX" w:bidi="ar-SA"/>
            </w:rPr>
          </w:pPr>
          <w:ins w:id="1429" w:author="David Osornio" w:date="2020-06-04T23:38:00Z">
            <w:del w:id="143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"_Toc42206614"</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431" w:author="David Osornio [2]" w:date="2020-06-05T21:29:00Z">
            <w:r w:rsidR="009C4CC2">
              <w:rPr>
                <w:rStyle w:val="Hipervnculo"/>
                <w:noProof/>
                <w:lang w:val="es-ES"/>
              </w:rPr>
              <w:t>¡Error! Referencia de hipervínculo no válida.</w:t>
            </w:r>
          </w:ins>
          <w:ins w:id="1432" w:author="David Osornio" w:date="2020-06-04T23:38:00Z">
            <w:del w:id="1433" w:author="David Osornio [2]" w:date="2020-06-05T00:31:00Z">
              <w:r w:rsidRPr="00221B47" w:rsidDel="00596974">
                <w:rPr>
                  <w:rStyle w:val="Hipervnculo"/>
                  <w:noProof/>
                </w:rPr>
                <w:delText>Restricciones de diseño</w:delText>
              </w:r>
              <w:r w:rsidDel="00596974">
                <w:rPr>
                  <w:noProof/>
                  <w:webHidden/>
                </w:rPr>
                <w:tab/>
              </w:r>
              <w:r w:rsidDel="00596974">
                <w:rPr>
                  <w:b w:val="0"/>
                  <w:bCs w:val="0"/>
                  <w:noProof/>
                  <w:webHidden/>
                </w:rPr>
                <w:fldChar w:fldCharType="begin"/>
              </w:r>
              <w:r w:rsidDel="00596974">
                <w:rPr>
                  <w:noProof/>
                  <w:webHidden/>
                </w:rPr>
                <w:delInstrText xml:space="preserve"> PAGEREF _Toc42206614 \h </w:delInstrText>
              </w:r>
            </w:del>
          </w:ins>
          <w:del w:id="1434" w:author="David Osornio [2]" w:date="2020-06-05T00:31:00Z">
            <w:r w:rsidDel="00596974">
              <w:rPr>
                <w:b w:val="0"/>
                <w:bCs w:val="0"/>
                <w:noProof/>
                <w:webHidden/>
              </w:rPr>
            </w:r>
            <w:r w:rsidDel="00596974">
              <w:rPr>
                <w:b w:val="0"/>
                <w:bCs w:val="0"/>
                <w:noProof/>
                <w:webHidden/>
              </w:rPr>
              <w:fldChar w:fldCharType="separate"/>
            </w:r>
          </w:del>
          <w:ins w:id="1435" w:author="David Osornio" w:date="2020-06-04T23:38:00Z">
            <w:del w:id="1436" w:author="David Osornio [2]" w:date="2020-06-05T00:31:00Z">
              <w:r w:rsidDel="00596974">
                <w:rPr>
                  <w:noProof/>
                  <w:webHidden/>
                </w:rPr>
                <w:delText>24</w:delText>
              </w:r>
              <w:r w:rsidDel="00596974">
                <w:rPr>
                  <w:b w:val="0"/>
                  <w:bCs w:val="0"/>
                  <w:noProof/>
                  <w:webHidden/>
                </w:rPr>
                <w:fldChar w:fldCharType="end"/>
              </w:r>
              <w:r w:rsidRPr="00221B47" w:rsidDel="00596974">
                <w:rPr>
                  <w:rStyle w:val="Hipervnculo"/>
                  <w:b w:val="0"/>
                  <w:bCs w:val="0"/>
                  <w:noProof/>
                </w:rPr>
                <w:fldChar w:fldCharType="end"/>
              </w:r>
            </w:del>
          </w:ins>
        </w:p>
        <w:p w14:paraId="61687894" w14:textId="1E43E40A" w:rsidR="00941C00" w:rsidDel="00596974" w:rsidRDefault="00941C00">
          <w:pPr>
            <w:pStyle w:val="TDC2"/>
            <w:tabs>
              <w:tab w:val="right" w:leader="underscore" w:pos="9962"/>
            </w:tabs>
            <w:rPr>
              <w:ins w:id="1437" w:author="David Osornio" w:date="2020-06-04T23:38:00Z"/>
              <w:del w:id="1438" w:author="David Osornio [2]" w:date="2020-06-05T00:31:00Z"/>
              <w:rFonts w:eastAsiaTheme="minorEastAsia" w:cstheme="minorBidi"/>
              <w:b w:val="0"/>
              <w:bCs w:val="0"/>
              <w:noProof/>
              <w:kern w:val="0"/>
              <w:lang w:eastAsia="es-MX" w:bidi="ar-SA"/>
            </w:rPr>
          </w:pPr>
          <w:ins w:id="1439" w:author="David Osornio" w:date="2020-06-04T23:38:00Z">
            <w:del w:id="144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"_Toc42206615"</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441" w:author="David Osornio [2]" w:date="2020-06-05T21:29:00Z">
            <w:r w:rsidR="009C4CC2">
              <w:rPr>
                <w:rStyle w:val="Hipervnculo"/>
                <w:noProof/>
                <w:lang w:val="es-ES"/>
              </w:rPr>
              <w:t>¡Error! Referencia de hipervínculo no válida.</w:t>
            </w:r>
          </w:ins>
          <w:ins w:id="1442" w:author="David Osornio" w:date="2020-06-04T23:38:00Z">
            <w:del w:id="1443" w:author="David Osornio [2]" w:date="2020-06-05T00:31:00Z">
              <w:r w:rsidRPr="00221B47" w:rsidDel="00596974">
                <w:rPr>
                  <w:rStyle w:val="Hipervnculo"/>
                  <w:noProof/>
                </w:rPr>
                <w:delText>Atributos del sistema</w:delText>
              </w:r>
              <w:r w:rsidDel="00596974">
                <w:rPr>
                  <w:noProof/>
                  <w:webHidden/>
                </w:rPr>
                <w:tab/>
              </w:r>
              <w:r w:rsidDel="00596974">
                <w:rPr>
                  <w:b w:val="0"/>
                  <w:bCs w:val="0"/>
                  <w:noProof/>
                  <w:webHidden/>
                </w:rPr>
                <w:fldChar w:fldCharType="begin"/>
              </w:r>
              <w:r w:rsidDel="00596974">
                <w:rPr>
                  <w:noProof/>
                  <w:webHidden/>
                </w:rPr>
                <w:delInstrText xml:space="preserve"> PAGEREF _Toc42206615 \h </w:delInstrText>
              </w:r>
            </w:del>
          </w:ins>
          <w:del w:id="1444" w:author="David Osornio [2]" w:date="2020-06-05T00:31:00Z">
            <w:r w:rsidDel="00596974">
              <w:rPr>
                <w:b w:val="0"/>
                <w:bCs w:val="0"/>
                <w:noProof/>
                <w:webHidden/>
              </w:rPr>
            </w:r>
            <w:r w:rsidDel="00596974">
              <w:rPr>
                <w:b w:val="0"/>
                <w:bCs w:val="0"/>
                <w:noProof/>
                <w:webHidden/>
              </w:rPr>
              <w:fldChar w:fldCharType="separate"/>
            </w:r>
          </w:del>
          <w:ins w:id="1445" w:author="David Osornio" w:date="2020-06-04T23:38:00Z">
            <w:del w:id="1446" w:author="David Osornio [2]" w:date="2020-06-05T00:31:00Z">
              <w:r w:rsidDel="00596974">
                <w:rPr>
                  <w:noProof/>
                  <w:webHidden/>
                </w:rPr>
                <w:delText>24</w:delText>
              </w:r>
              <w:r w:rsidDel="00596974">
                <w:rPr>
                  <w:b w:val="0"/>
                  <w:bCs w:val="0"/>
                  <w:noProof/>
                  <w:webHidden/>
                </w:rPr>
                <w:fldChar w:fldCharType="end"/>
              </w:r>
              <w:r w:rsidRPr="00221B47" w:rsidDel="00596974">
                <w:rPr>
                  <w:rStyle w:val="Hipervnculo"/>
                  <w:b w:val="0"/>
                  <w:bCs w:val="0"/>
                  <w:noProof/>
                </w:rPr>
                <w:fldChar w:fldCharType="end"/>
              </w:r>
            </w:del>
          </w:ins>
        </w:p>
        <w:p w14:paraId="7FE6C19E" w14:textId="0CC6284F" w:rsidR="00941C00" w:rsidDel="00596974" w:rsidRDefault="00941C00">
          <w:pPr>
            <w:pStyle w:val="TDC2"/>
            <w:tabs>
              <w:tab w:val="right" w:leader="underscore" w:pos="9962"/>
            </w:tabs>
            <w:rPr>
              <w:ins w:id="1447" w:author="David Osornio" w:date="2020-06-04T23:38:00Z"/>
              <w:del w:id="1448" w:author="David Osornio [2]" w:date="2020-06-05T00:31:00Z"/>
              <w:rFonts w:eastAsiaTheme="minorEastAsia" w:cstheme="minorBidi"/>
              <w:b w:val="0"/>
              <w:bCs w:val="0"/>
              <w:noProof/>
              <w:kern w:val="0"/>
              <w:lang w:eastAsia="es-MX" w:bidi="ar-SA"/>
            </w:rPr>
          </w:pPr>
          <w:ins w:id="1449" w:author="David Osornio" w:date="2020-06-04T23:38:00Z">
            <w:del w:id="1450" w:author="David Osornio [2]" w:date="2020-06-05T00:31:00Z">
              <w:r w:rsidRPr="00221B47" w:rsidDel="00596974">
                <w:rPr>
                  <w:rStyle w:val="Hipervnculo"/>
                  <w:b w:val="0"/>
                  <w:bCs w:val="0"/>
                  <w:noProof/>
                </w:rPr>
                <w:fldChar w:fldCharType="begin"/>
              </w:r>
              <w:r w:rsidRPr="00221B47" w:rsidDel="00596974">
                <w:rPr>
                  <w:rStyle w:val="Hipervnculo"/>
                  <w:noProof/>
                </w:rPr>
                <w:delInstrText xml:space="preserve"> </w:delInstrText>
              </w:r>
              <w:r w:rsidDel="00596974">
                <w:rPr>
                  <w:noProof/>
                </w:rPr>
                <w:delInstrText>HYPERLINK \l "_Toc42206616"</w:delInstrText>
              </w:r>
              <w:r w:rsidRPr="00221B47" w:rsidDel="00596974">
                <w:rPr>
                  <w:rStyle w:val="Hipervnculo"/>
                  <w:noProof/>
                </w:rPr>
                <w:delInstrText xml:space="preserve"> </w:delInstrText>
              </w:r>
              <w:r w:rsidRPr="00221B47" w:rsidDel="00596974">
                <w:rPr>
                  <w:rStyle w:val="Hipervnculo"/>
                  <w:b w:val="0"/>
                  <w:bCs w:val="0"/>
                  <w:noProof/>
                </w:rPr>
                <w:fldChar w:fldCharType="separate"/>
              </w:r>
            </w:del>
          </w:ins>
          <w:ins w:id="1451" w:author="David Osornio [2]" w:date="2020-06-05T21:29:00Z">
            <w:r w:rsidR="009C4CC2">
              <w:rPr>
                <w:rStyle w:val="Hipervnculo"/>
                <w:noProof/>
                <w:lang w:val="es-ES"/>
              </w:rPr>
              <w:t>¡Error! Referencia de hipervínculo no válida.</w:t>
            </w:r>
          </w:ins>
          <w:ins w:id="1452" w:author="David Osornio" w:date="2020-06-04T23:38:00Z">
            <w:del w:id="1453" w:author="David Osornio [2]" w:date="2020-06-05T00:31:00Z">
              <w:r w:rsidRPr="00221B47" w:rsidDel="00596974">
                <w:rPr>
                  <w:rStyle w:val="Hipervnculo"/>
                  <w:noProof/>
                </w:rPr>
                <w:delText>Otros requisitos</w:delText>
              </w:r>
              <w:r w:rsidDel="00596974">
                <w:rPr>
                  <w:noProof/>
                  <w:webHidden/>
                </w:rPr>
                <w:tab/>
              </w:r>
              <w:r w:rsidDel="00596974">
                <w:rPr>
                  <w:b w:val="0"/>
                  <w:bCs w:val="0"/>
                  <w:noProof/>
                  <w:webHidden/>
                </w:rPr>
                <w:fldChar w:fldCharType="begin"/>
              </w:r>
              <w:r w:rsidDel="00596974">
                <w:rPr>
                  <w:noProof/>
                  <w:webHidden/>
                </w:rPr>
                <w:delInstrText xml:space="preserve"> PAGEREF _Toc42206616 \h </w:delInstrText>
              </w:r>
            </w:del>
          </w:ins>
          <w:del w:id="1454" w:author="David Osornio [2]" w:date="2020-06-05T00:31:00Z">
            <w:r w:rsidDel="00596974">
              <w:rPr>
                <w:b w:val="0"/>
                <w:bCs w:val="0"/>
                <w:noProof/>
                <w:webHidden/>
              </w:rPr>
            </w:r>
            <w:r w:rsidDel="00596974">
              <w:rPr>
                <w:b w:val="0"/>
                <w:bCs w:val="0"/>
                <w:noProof/>
                <w:webHidden/>
              </w:rPr>
              <w:fldChar w:fldCharType="separate"/>
            </w:r>
          </w:del>
          <w:ins w:id="1455" w:author="David Osornio" w:date="2020-06-04T23:38:00Z">
            <w:del w:id="1456" w:author="David Osornio [2]" w:date="2020-06-05T00:31:00Z">
              <w:r w:rsidDel="00596974">
                <w:rPr>
                  <w:noProof/>
                  <w:webHidden/>
                </w:rPr>
                <w:delText>24</w:delText>
              </w:r>
              <w:r w:rsidDel="00596974">
                <w:rPr>
                  <w:b w:val="0"/>
                  <w:bCs w:val="0"/>
                  <w:noProof/>
                  <w:webHidden/>
                </w:rPr>
                <w:fldChar w:fldCharType="end"/>
              </w:r>
              <w:r w:rsidRPr="00221B47" w:rsidDel="00596974">
                <w:rPr>
                  <w:rStyle w:val="Hipervnculo"/>
                  <w:b w:val="0"/>
                  <w:bCs w:val="0"/>
                  <w:noProof/>
                </w:rPr>
                <w:fldChar w:fldCharType="end"/>
              </w:r>
            </w:del>
          </w:ins>
        </w:p>
        <w:p w14:paraId="529ED444" w14:textId="42749B92" w:rsidR="00941C00" w:rsidDel="00596974" w:rsidRDefault="00941C00">
          <w:pPr>
            <w:pStyle w:val="TDC3"/>
            <w:tabs>
              <w:tab w:val="right" w:leader="underscore" w:pos="9962"/>
            </w:tabs>
            <w:rPr>
              <w:ins w:id="1457" w:author="David Osornio" w:date="2020-06-04T23:38:00Z"/>
              <w:del w:id="1458" w:author="David Osornio [2]" w:date="2020-06-05T00:31:00Z"/>
              <w:rFonts w:eastAsiaTheme="minorEastAsia" w:cstheme="minorBidi"/>
              <w:noProof/>
              <w:kern w:val="0"/>
              <w:sz w:val="22"/>
              <w:szCs w:val="22"/>
              <w:lang w:eastAsia="es-MX" w:bidi="ar-SA"/>
            </w:rPr>
          </w:pPr>
          <w:ins w:id="1459" w:author="David Osornio" w:date="2020-06-04T23:38:00Z">
            <w:del w:id="1460" w:author="David Osornio [2]" w:date="2020-06-05T00:31:00Z">
              <w:r w:rsidRPr="00221B47" w:rsidDel="00596974">
                <w:rPr>
                  <w:rStyle w:val="Hipervnculo"/>
                  <w:noProof/>
                </w:rPr>
                <w:fldChar w:fldCharType="begin"/>
              </w:r>
              <w:r w:rsidRPr="00221B47" w:rsidDel="00596974">
                <w:rPr>
                  <w:rStyle w:val="Hipervnculo"/>
                  <w:noProof/>
                </w:rPr>
                <w:delInstrText xml:space="preserve"> </w:delInstrText>
              </w:r>
              <w:r w:rsidDel="00596974">
                <w:rPr>
                  <w:noProof/>
                </w:rPr>
                <w:delInstrText>HYPERLINK \l "_Toc42206617"</w:delInstrText>
              </w:r>
              <w:r w:rsidRPr="00221B47" w:rsidDel="00596974">
                <w:rPr>
                  <w:rStyle w:val="Hipervnculo"/>
                  <w:noProof/>
                </w:rPr>
                <w:delInstrText xml:space="preserve"> </w:delInstrText>
              </w:r>
              <w:r w:rsidRPr="00221B47" w:rsidDel="00596974">
                <w:rPr>
                  <w:rStyle w:val="Hipervnculo"/>
                  <w:noProof/>
                </w:rPr>
                <w:fldChar w:fldCharType="separate"/>
              </w:r>
            </w:del>
          </w:ins>
          <w:ins w:id="1461" w:author="David Osornio [2]" w:date="2020-06-05T21:29:00Z">
            <w:r w:rsidR="009C4CC2">
              <w:rPr>
                <w:rStyle w:val="Hipervnculo"/>
                <w:b/>
                <w:bCs/>
                <w:noProof/>
                <w:lang w:val="es-ES"/>
              </w:rPr>
              <w:t>¡Error! Referencia de hipervínculo no válida.</w:t>
            </w:r>
          </w:ins>
          <w:ins w:id="1462" w:author="David Osornio" w:date="2020-06-04T23:38:00Z">
            <w:del w:id="1463" w:author="David Osornio [2]" w:date="2020-06-05T00:31:00Z">
              <w:r w:rsidRPr="00221B47" w:rsidDel="00596974">
                <w:rPr>
                  <w:rStyle w:val="Hipervnculo"/>
                  <w:noProof/>
                </w:rPr>
                <w:delText>Base de Datos</w:delText>
              </w:r>
              <w:r w:rsidDel="00596974">
                <w:rPr>
                  <w:noProof/>
                  <w:webHidden/>
                </w:rPr>
                <w:tab/>
              </w:r>
              <w:r w:rsidDel="00596974">
                <w:rPr>
                  <w:noProof/>
                  <w:webHidden/>
                </w:rPr>
                <w:fldChar w:fldCharType="begin"/>
              </w:r>
              <w:r w:rsidDel="00596974">
                <w:rPr>
                  <w:noProof/>
                  <w:webHidden/>
                </w:rPr>
                <w:delInstrText xml:space="preserve"> PAGEREF _Toc42206617 \h </w:delInstrText>
              </w:r>
            </w:del>
          </w:ins>
          <w:del w:id="1464" w:author="David Osornio [2]" w:date="2020-06-05T00:31:00Z">
            <w:r w:rsidDel="00596974">
              <w:rPr>
                <w:noProof/>
                <w:webHidden/>
              </w:rPr>
            </w:r>
            <w:r w:rsidDel="00596974">
              <w:rPr>
                <w:noProof/>
                <w:webHidden/>
              </w:rPr>
              <w:fldChar w:fldCharType="separate"/>
            </w:r>
          </w:del>
          <w:ins w:id="1465" w:author="David Osornio" w:date="2020-06-04T23:38:00Z">
            <w:del w:id="1466" w:author="David Osornio [2]" w:date="2020-06-05T00:31:00Z">
              <w:r w:rsidDel="00596974">
                <w:rPr>
                  <w:noProof/>
                  <w:webHidden/>
                </w:rPr>
                <w:delText>24</w:delText>
              </w:r>
              <w:r w:rsidDel="00596974">
                <w:rPr>
                  <w:noProof/>
                  <w:webHidden/>
                </w:rPr>
                <w:fldChar w:fldCharType="end"/>
              </w:r>
              <w:r w:rsidRPr="00221B47" w:rsidDel="00596974">
                <w:rPr>
                  <w:rStyle w:val="Hipervnculo"/>
                  <w:noProof/>
                </w:rPr>
                <w:fldChar w:fldCharType="end"/>
              </w:r>
            </w:del>
          </w:ins>
        </w:p>
        <w:p w14:paraId="324216EF" w14:textId="08FCFC0D" w:rsidR="00941C00" w:rsidDel="00596974" w:rsidRDefault="00941C00" w:rsidP="004C1D09">
          <w:pPr>
            <w:pStyle w:val="TDC1"/>
            <w:rPr>
              <w:ins w:id="1467" w:author="David Osornio" w:date="2020-06-04T23:38:00Z"/>
              <w:del w:id="1468" w:author="David Osornio [2]" w:date="2020-06-05T00:31:00Z"/>
              <w:rFonts w:eastAsiaTheme="minorEastAsia" w:cstheme="minorBidi"/>
              <w:noProof/>
              <w:kern w:val="0"/>
              <w:sz w:val="22"/>
              <w:szCs w:val="22"/>
              <w:lang w:eastAsia="es-MX" w:bidi="ar-SA"/>
            </w:rPr>
          </w:pPr>
          <w:ins w:id="1469" w:author="David Osornio" w:date="2020-06-04T23:38:00Z">
            <w:del w:id="1470" w:author="David Osornio [2]" w:date="2020-06-05T00:31:00Z">
              <w:r w:rsidRPr="00221B47" w:rsidDel="00596974">
                <w:rPr>
                  <w:rStyle w:val="Hipervnculo"/>
                  <w:b w:val="0"/>
                  <w:bCs w:val="0"/>
                  <w:i w:val="0"/>
                  <w:iCs w:val="0"/>
                  <w:noProof/>
                </w:rPr>
                <w:fldChar w:fldCharType="begin"/>
              </w:r>
              <w:r w:rsidRPr="00221B47" w:rsidDel="00596974">
                <w:rPr>
                  <w:rStyle w:val="Hipervnculo"/>
                  <w:noProof/>
                </w:rPr>
                <w:delInstrText xml:space="preserve"> </w:delInstrText>
              </w:r>
              <w:r w:rsidDel="00596974">
                <w:rPr>
                  <w:noProof/>
                </w:rPr>
                <w:delInstrText>HYPERLINK \l "_Toc42206618"</w:delInstrText>
              </w:r>
              <w:r w:rsidRPr="00221B47" w:rsidDel="00596974">
                <w:rPr>
                  <w:rStyle w:val="Hipervnculo"/>
                  <w:noProof/>
                </w:rPr>
                <w:delInstrText xml:space="preserve"> </w:delInstrText>
              </w:r>
              <w:r w:rsidRPr="00221B47" w:rsidDel="00596974">
                <w:rPr>
                  <w:rStyle w:val="Hipervnculo"/>
                  <w:b w:val="0"/>
                  <w:bCs w:val="0"/>
                  <w:i w:val="0"/>
                  <w:iCs w:val="0"/>
                  <w:noProof/>
                </w:rPr>
                <w:fldChar w:fldCharType="separate"/>
              </w:r>
            </w:del>
          </w:ins>
          <w:ins w:id="1471" w:author="David Osornio [2]" w:date="2020-06-05T21:29:00Z">
            <w:r w:rsidR="009C4CC2">
              <w:rPr>
                <w:rStyle w:val="Hipervnculo"/>
                <w:i w:val="0"/>
                <w:iCs w:val="0"/>
                <w:noProof/>
                <w:lang w:val="es-ES"/>
              </w:rPr>
              <w:t>¡Error! Referencia de hipervínculo no válida.</w:t>
            </w:r>
          </w:ins>
          <w:ins w:id="1472" w:author="David Osornio" w:date="2020-06-04T23:38:00Z">
            <w:del w:id="1473" w:author="David Osornio [2]" w:date="2020-06-05T00:31:00Z">
              <w:r w:rsidRPr="00221B47" w:rsidDel="00596974">
                <w:rPr>
                  <w:rStyle w:val="Hipervnculo"/>
                  <w:rFonts w:ascii="Arial" w:hAnsi="Arial" w:cs="Arial"/>
                  <w:noProof/>
                </w:rPr>
                <w:delText>Apéndices</w:delText>
              </w:r>
              <w:r w:rsidDel="00596974">
                <w:rPr>
                  <w:noProof/>
                  <w:webHidden/>
                </w:rPr>
                <w:tab/>
              </w:r>
              <w:r w:rsidDel="00596974">
                <w:rPr>
                  <w:b w:val="0"/>
                  <w:bCs w:val="0"/>
                  <w:i w:val="0"/>
                  <w:iCs w:val="0"/>
                  <w:noProof/>
                  <w:webHidden/>
                </w:rPr>
                <w:fldChar w:fldCharType="begin"/>
              </w:r>
              <w:r w:rsidDel="00596974">
                <w:rPr>
                  <w:noProof/>
                  <w:webHidden/>
                </w:rPr>
                <w:delInstrText xml:space="preserve"> PAGEREF _Toc42206618 \h </w:delInstrText>
              </w:r>
            </w:del>
          </w:ins>
          <w:del w:id="1474" w:author="David Osornio [2]" w:date="2020-06-05T00:31:00Z">
            <w:r w:rsidDel="00596974">
              <w:rPr>
                <w:b w:val="0"/>
                <w:bCs w:val="0"/>
                <w:i w:val="0"/>
                <w:iCs w:val="0"/>
                <w:noProof/>
                <w:webHidden/>
              </w:rPr>
            </w:r>
            <w:r w:rsidDel="00596974">
              <w:rPr>
                <w:b w:val="0"/>
                <w:bCs w:val="0"/>
                <w:i w:val="0"/>
                <w:iCs w:val="0"/>
                <w:noProof/>
                <w:webHidden/>
              </w:rPr>
              <w:fldChar w:fldCharType="separate"/>
            </w:r>
          </w:del>
          <w:ins w:id="1475" w:author="David Osornio" w:date="2020-06-04T23:38:00Z">
            <w:del w:id="1476" w:author="David Osornio [2]" w:date="2020-06-05T00:31:00Z">
              <w:r w:rsidDel="00596974">
                <w:rPr>
                  <w:noProof/>
                  <w:webHidden/>
                </w:rPr>
                <w:delText>26</w:delText>
              </w:r>
              <w:r w:rsidDel="00596974">
                <w:rPr>
                  <w:b w:val="0"/>
                  <w:bCs w:val="0"/>
                  <w:i w:val="0"/>
                  <w:iCs w:val="0"/>
                  <w:noProof/>
                  <w:webHidden/>
                </w:rPr>
                <w:fldChar w:fldCharType="end"/>
              </w:r>
              <w:r w:rsidRPr="00221B47" w:rsidDel="00596974">
                <w:rPr>
                  <w:rStyle w:val="Hipervnculo"/>
                  <w:b w:val="0"/>
                  <w:bCs w:val="0"/>
                  <w:i w:val="0"/>
                  <w:iCs w:val="0"/>
                  <w:noProof/>
                </w:rPr>
                <w:fldChar w:fldCharType="end"/>
              </w:r>
            </w:del>
          </w:ins>
        </w:p>
        <w:p w14:paraId="2C76ADAF" w14:textId="7331B1C9" w:rsidR="00941C00" w:rsidDel="00596974" w:rsidRDefault="00941C00" w:rsidP="004C1D09">
          <w:pPr>
            <w:pStyle w:val="TDC1"/>
            <w:rPr>
              <w:ins w:id="1477" w:author="David Osornio" w:date="2020-06-04T23:38:00Z"/>
              <w:del w:id="1478" w:author="David Osornio [2]" w:date="2020-06-05T00:31:00Z"/>
              <w:rFonts w:eastAsiaTheme="minorEastAsia" w:cstheme="minorBidi"/>
              <w:noProof/>
              <w:kern w:val="0"/>
              <w:sz w:val="22"/>
              <w:szCs w:val="22"/>
              <w:lang w:eastAsia="es-MX" w:bidi="ar-SA"/>
            </w:rPr>
          </w:pPr>
          <w:ins w:id="1479" w:author="David Osornio" w:date="2020-06-04T23:38:00Z">
            <w:del w:id="1480" w:author="David Osornio [2]" w:date="2020-06-05T00:31:00Z">
              <w:r w:rsidRPr="00221B47" w:rsidDel="00596974">
                <w:rPr>
                  <w:rStyle w:val="Hipervnculo"/>
                  <w:b w:val="0"/>
                  <w:bCs w:val="0"/>
                  <w:i w:val="0"/>
                  <w:iCs w:val="0"/>
                  <w:noProof/>
                </w:rPr>
                <w:fldChar w:fldCharType="begin"/>
              </w:r>
              <w:r w:rsidRPr="00221B47" w:rsidDel="00596974">
                <w:rPr>
                  <w:rStyle w:val="Hipervnculo"/>
                  <w:noProof/>
                </w:rPr>
                <w:delInstrText xml:space="preserve"> </w:delInstrText>
              </w:r>
              <w:r w:rsidDel="00596974">
                <w:rPr>
                  <w:noProof/>
                </w:rPr>
                <w:delInstrText>HYPERLINK \l "_Toc42206619"</w:delInstrText>
              </w:r>
              <w:r w:rsidRPr="00221B47" w:rsidDel="00596974">
                <w:rPr>
                  <w:rStyle w:val="Hipervnculo"/>
                  <w:noProof/>
                </w:rPr>
                <w:delInstrText xml:space="preserve"> </w:delInstrText>
              </w:r>
              <w:r w:rsidRPr="00221B47" w:rsidDel="00596974">
                <w:rPr>
                  <w:rStyle w:val="Hipervnculo"/>
                  <w:b w:val="0"/>
                  <w:bCs w:val="0"/>
                  <w:i w:val="0"/>
                  <w:iCs w:val="0"/>
                  <w:noProof/>
                </w:rPr>
                <w:fldChar w:fldCharType="separate"/>
              </w:r>
            </w:del>
          </w:ins>
          <w:ins w:id="1481" w:author="David Osornio [2]" w:date="2020-06-05T21:29:00Z">
            <w:r w:rsidR="009C4CC2">
              <w:rPr>
                <w:rStyle w:val="Hipervnculo"/>
                <w:i w:val="0"/>
                <w:iCs w:val="0"/>
                <w:noProof/>
                <w:lang w:val="es-ES"/>
              </w:rPr>
              <w:t>¡Error! Referencia de hipervínculo no válida.</w:t>
            </w:r>
          </w:ins>
          <w:ins w:id="1482" w:author="David Osornio" w:date="2020-06-04T23:38:00Z">
            <w:del w:id="1483" w:author="David Osornio [2]" w:date="2020-06-05T00:31:00Z">
              <w:r w:rsidRPr="00221B47" w:rsidDel="00596974">
                <w:rPr>
                  <w:rStyle w:val="Hipervnculo"/>
                  <w:rFonts w:ascii="Arial" w:hAnsi="Arial" w:cs="Arial"/>
                  <w:noProof/>
                </w:rPr>
                <w:delText>Índice</w:delText>
              </w:r>
              <w:r w:rsidDel="00596974">
                <w:rPr>
                  <w:noProof/>
                  <w:webHidden/>
                </w:rPr>
                <w:tab/>
              </w:r>
              <w:r w:rsidDel="00596974">
                <w:rPr>
                  <w:b w:val="0"/>
                  <w:bCs w:val="0"/>
                  <w:i w:val="0"/>
                  <w:iCs w:val="0"/>
                  <w:noProof/>
                  <w:webHidden/>
                </w:rPr>
                <w:fldChar w:fldCharType="begin"/>
              </w:r>
              <w:r w:rsidDel="00596974">
                <w:rPr>
                  <w:noProof/>
                  <w:webHidden/>
                </w:rPr>
                <w:delInstrText xml:space="preserve"> PAGEREF _Toc42206619 \h </w:delInstrText>
              </w:r>
            </w:del>
          </w:ins>
          <w:del w:id="1484" w:author="David Osornio [2]" w:date="2020-06-05T00:31:00Z">
            <w:r w:rsidDel="00596974">
              <w:rPr>
                <w:b w:val="0"/>
                <w:bCs w:val="0"/>
                <w:i w:val="0"/>
                <w:iCs w:val="0"/>
                <w:noProof/>
                <w:webHidden/>
              </w:rPr>
            </w:r>
            <w:r w:rsidDel="00596974">
              <w:rPr>
                <w:b w:val="0"/>
                <w:bCs w:val="0"/>
                <w:i w:val="0"/>
                <w:iCs w:val="0"/>
                <w:noProof/>
                <w:webHidden/>
              </w:rPr>
              <w:fldChar w:fldCharType="separate"/>
            </w:r>
          </w:del>
          <w:ins w:id="1485" w:author="David Osornio" w:date="2020-06-04T23:38:00Z">
            <w:del w:id="1486" w:author="David Osornio [2]" w:date="2020-06-05T00:31:00Z">
              <w:r w:rsidDel="00596974">
                <w:rPr>
                  <w:noProof/>
                  <w:webHidden/>
                </w:rPr>
                <w:delText>26</w:delText>
              </w:r>
              <w:r w:rsidDel="00596974">
                <w:rPr>
                  <w:b w:val="0"/>
                  <w:bCs w:val="0"/>
                  <w:i w:val="0"/>
                  <w:iCs w:val="0"/>
                  <w:noProof/>
                  <w:webHidden/>
                </w:rPr>
                <w:fldChar w:fldCharType="end"/>
              </w:r>
              <w:r w:rsidRPr="00221B47" w:rsidDel="00596974">
                <w:rPr>
                  <w:rStyle w:val="Hipervnculo"/>
                  <w:b w:val="0"/>
                  <w:bCs w:val="0"/>
                  <w:i w:val="0"/>
                  <w:iCs w:val="0"/>
                  <w:noProof/>
                </w:rPr>
                <w:fldChar w:fldCharType="end"/>
              </w:r>
            </w:del>
          </w:ins>
        </w:p>
        <w:p w14:paraId="33DDFCDD" w14:textId="0EC032D7" w:rsidR="0062222A" w:rsidDel="00596974" w:rsidRDefault="0062222A">
          <w:pPr>
            <w:pStyle w:val="TDC1"/>
            <w:rPr>
              <w:del w:id="1487" w:author="David Osornio [2]" w:date="2020-06-05T00:31:00Z"/>
              <w:rFonts w:eastAsiaTheme="minorEastAsia" w:cstheme="minorBidi"/>
              <w:b w:val="0"/>
              <w:bCs w:val="0"/>
              <w:i w:val="0"/>
              <w:iCs w:val="0"/>
              <w:noProof/>
              <w:kern w:val="0"/>
              <w:sz w:val="22"/>
              <w:szCs w:val="22"/>
              <w:lang w:eastAsia="es-MX" w:bidi="ar-SA"/>
            </w:rPr>
          </w:pPr>
          <w:del w:id="148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"_Toc41948579"</w:delInstrText>
            </w:r>
            <w:r w:rsidRPr="00AE7FAB" w:rsidDel="00596974">
              <w:rPr>
                <w:rStyle w:val="Hipervnculo"/>
                <w:noProof/>
              </w:rPr>
              <w:delInstrText xml:space="preserve"> </w:delInstrText>
            </w:r>
            <w:r w:rsidRPr="00AE7FAB" w:rsidDel="00596974">
              <w:rPr>
                <w:rStyle w:val="Hipervnculo"/>
                <w:noProof/>
              </w:rPr>
              <w:fldChar w:fldCharType="separate"/>
            </w:r>
          </w:del>
          <w:ins w:id="1489" w:author="David Osornio [2]" w:date="2020-06-05T21:29:00Z">
            <w:r w:rsidR="009C4CC2">
              <w:rPr>
                <w:rStyle w:val="Hipervnculo"/>
                <w:b w:val="0"/>
                <w:bCs w:val="0"/>
                <w:noProof/>
                <w:lang w:val="es-ES"/>
              </w:rPr>
              <w:t>¡Error! Referencia de hipervínculo no válida.</w:t>
            </w:r>
          </w:ins>
          <w:ins w:id="1490" w:author="David Osornio" w:date="2020-06-04T23:38:00Z">
            <w:del w:id="1491" w:author="David Osornio [2]" w:date="2020-06-05T00:31:00Z">
              <w:r w:rsidR="00941C00" w:rsidDel="00596974">
                <w:rPr>
                  <w:rStyle w:val="Hipervnculo"/>
                  <w:b w:val="0"/>
                  <w:bCs w:val="0"/>
                  <w:noProof/>
                  <w:lang w:val="es-ES"/>
                </w:rPr>
                <w:delText>¡Error! Referencia de hipervínculo no válida.</w:delText>
              </w:r>
            </w:del>
          </w:ins>
          <w:del w:id="1492" w:author="David Osornio [2]" w:date="2020-06-05T00:31:00Z">
            <w:r w:rsidRPr="00AE7FAB" w:rsidDel="00596974">
              <w:rPr>
                <w:rStyle w:val="Hipervnculo"/>
                <w:rFonts w:ascii="Arial" w:hAnsi="Arial" w:cs="Arial"/>
                <w:noProof/>
              </w:rPr>
              <w:delText>Introducción</w:delText>
            </w:r>
            <w:r w:rsidDel="00596974">
              <w:rPr>
                <w:noProof/>
                <w:webHidden/>
              </w:rPr>
              <w:tab/>
            </w:r>
            <w:r w:rsidDel="00596974">
              <w:rPr>
                <w:noProof/>
                <w:webHidden/>
              </w:rPr>
              <w:fldChar w:fldCharType="begin"/>
            </w:r>
            <w:r w:rsidDel="00596974">
              <w:rPr>
                <w:noProof/>
                <w:webHidden/>
              </w:rPr>
              <w:delInstrText xml:space="preserve"> PAGEREF _Toc41948579 \h </w:delInstrText>
            </w:r>
            <w:r w:rsidDel="00596974">
              <w:rPr>
                <w:noProof/>
                <w:webHidden/>
              </w:rPr>
            </w:r>
            <w:r w:rsidDel="00596974">
              <w:rPr>
                <w:noProof/>
                <w:webHidden/>
              </w:rPr>
              <w:fldChar w:fldCharType="separate"/>
            </w:r>
            <w:r w:rsidDel="00596974">
              <w:rPr>
                <w:noProof/>
                <w:webHidden/>
              </w:rPr>
              <w:delText>3</w:delText>
            </w:r>
            <w:r w:rsidDel="00596974">
              <w:rPr>
                <w:noProof/>
                <w:webHidden/>
              </w:rPr>
              <w:fldChar w:fldCharType="end"/>
            </w:r>
            <w:r w:rsidRPr="00AE7FAB" w:rsidDel="00596974">
              <w:rPr>
                <w:rStyle w:val="Hipervnculo"/>
                <w:noProof/>
              </w:rPr>
              <w:fldChar w:fldCharType="end"/>
            </w:r>
          </w:del>
        </w:p>
        <w:p w14:paraId="663A859F" w14:textId="6DA3613D" w:rsidR="0062222A" w:rsidDel="00596974" w:rsidRDefault="0062222A">
          <w:pPr>
            <w:pStyle w:val="TDC2"/>
            <w:tabs>
              <w:tab w:val="right" w:leader="underscore" w:pos="9962"/>
            </w:tabs>
            <w:rPr>
              <w:del w:id="1493" w:author="David Osornio [2]" w:date="2020-06-05T00:31:00Z"/>
              <w:rFonts w:eastAsiaTheme="minorEastAsia" w:cstheme="minorBidi"/>
              <w:b w:val="0"/>
              <w:bCs w:val="0"/>
              <w:noProof/>
              <w:kern w:val="0"/>
              <w:lang w:eastAsia="es-MX" w:bidi="ar-SA"/>
            </w:rPr>
          </w:pPr>
          <w:del w:id="149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"_Toc41948580"</w:delInstrText>
            </w:r>
            <w:r w:rsidRPr="00AE7FAB" w:rsidDel="00596974">
              <w:rPr>
                <w:rStyle w:val="Hipervnculo"/>
                <w:noProof/>
              </w:rPr>
              <w:delInstrText xml:space="preserve"> </w:delInstrText>
            </w:r>
            <w:r w:rsidRPr="00AE7FAB" w:rsidDel="00596974">
              <w:rPr>
                <w:rStyle w:val="Hipervnculo"/>
                <w:noProof/>
              </w:rPr>
              <w:fldChar w:fldCharType="separate"/>
            </w:r>
          </w:del>
          <w:ins w:id="1495" w:author="David Osornio [2]" w:date="2020-06-05T21:29:00Z">
            <w:r w:rsidR="009C4CC2">
              <w:rPr>
                <w:rStyle w:val="Hipervnculo"/>
                <w:b w:val="0"/>
                <w:bCs w:val="0"/>
                <w:noProof/>
                <w:lang w:val="es-ES"/>
              </w:rPr>
              <w:t>¡Error! Referencia de hipervínculo no válida.</w:t>
            </w:r>
          </w:ins>
          <w:ins w:id="1496" w:author="David Osornio" w:date="2020-06-04T23:38:00Z">
            <w:del w:id="1497" w:author="David Osornio [2]" w:date="2020-06-05T00:31:00Z">
              <w:r w:rsidR="00941C00" w:rsidDel="00596974">
                <w:rPr>
                  <w:rStyle w:val="Hipervnculo"/>
                  <w:b w:val="0"/>
                  <w:bCs w:val="0"/>
                  <w:noProof/>
                  <w:lang w:val="es-ES"/>
                </w:rPr>
                <w:delText>¡Error! Referencia de hipervínculo no válida.</w:delText>
              </w:r>
            </w:del>
          </w:ins>
          <w:del w:id="1498" w:author="David Osornio [2]" w:date="2020-06-05T00:31:00Z">
            <w:r w:rsidRPr="00AE7FAB" w:rsidDel="00596974">
              <w:rPr>
                <w:rStyle w:val="Hipervnculo"/>
                <w:noProof/>
              </w:rPr>
              <w:delText>Propósito</w:delText>
            </w:r>
            <w:r w:rsidDel="00596974">
              <w:rPr>
                <w:noProof/>
                <w:webHidden/>
              </w:rPr>
              <w:tab/>
            </w:r>
            <w:r w:rsidDel="00596974">
              <w:rPr>
                <w:noProof/>
                <w:webHidden/>
              </w:rPr>
              <w:fldChar w:fldCharType="begin"/>
            </w:r>
            <w:r w:rsidDel="00596974">
              <w:rPr>
                <w:noProof/>
                <w:webHidden/>
              </w:rPr>
              <w:delInstrText xml:space="preserve"> PAGEREF _Toc41948580 \h </w:delInstrText>
            </w:r>
            <w:r w:rsidDel="00596974">
              <w:rPr>
                <w:noProof/>
                <w:webHidden/>
              </w:rPr>
            </w:r>
            <w:r w:rsidDel="00596974">
              <w:rPr>
                <w:noProof/>
                <w:webHidden/>
              </w:rPr>
              <w:fldChar w:fldCharType="separate"/>
            </w:r>
            <w:r w:rsidDel="00596974">
              <w:rPr>
                <w:noProof/>
                <w:webHidden/>
              </w:rPr>
              <w:delText>3</w:delText>
            </w:r>
            <w:r w:rsidDel="00596974">
              <w:rPr>
                <w:noProof/>
                <w:webHidden/>
              </w:rPr>
              <w:fldChar w:fldCharType="end"/>
            </w:r>
            <w:r w:rsidRPr="00AE7FAB" w:rsidDel="00596974">
              <w:rPr>
                <w:rStyle w:val="Hipervnculo"/>
                <w:noProof/>
              </w:rPr>
              <w:fldChar w:fldCharType="end"/>
            </w:r>
          </w:del>
        </w:p>
        <w:p w14:paraId="6E250EB5" w14:textId="4AC4682D" w:rsidR="0062222A" w:rsidDel="00596974" w:rsidRDefault="0062222A">
          <w:pPr>
            <w:pStyle w:val="TDC2"/>
            <w:tabs>
              <w:tab w:val="right" w:leader="underscore" w:pos="9962"/>
            </w:tabs>
            <w:rPr>
              <w:del w:id="1499" w:author="David Osornio [2]" w:date="2020-06-05T00:31:00Z"/>
              <w:rFonts w:eastAsiaTheme="minorEastAsia" w:cstheme="minorBidi"/>
              <w:b w:val="0"/>
              <w:bCs w:val="0"/>
              <w:noProof/>
              <w:kern w:val="0"/>
              <w:lang w:eastAsia="es-MX" w:bidi="ar-SA"/>
            </w:rPr>
          </w:pPr>
          <w:del w:id="150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"_Toc41948581"</w:delInstrText>
            </w:r>
            <w:r w:rsidRPr="00AE7FAB" w:rsidDel="00596974">
              <w:rPr>
                <w:rStyle w:val="Hipervnculo"/>
                <w:noProof/>
              </w:rPr>
              <w:delInstrText xml:space="preserve"> </w:delInstrText>
            </w:r>
            <w:r w:rsidRPr="00AE7FAB" w:rsidDel="00596974">
              <w:rPr>
                <w:rStyle w:val="Hipervnculo"/>
                <w:noProof/>
              </w:rPr>
              <w:fldChar w:fldCharType="separate"/>
            </w:r>
          </w:del>
          <w:ins w:id="1501" w:author="David Osornio [2]" w:date="2020-06-05T21:29:00Z">
            <w:r w:rsidR="009C4CC2">
              <w:rPr>
                <w:rStyle w:val="Hipervnculo"/>
                <w:b w:val="0"/>
                <w:bCs w:val="0"/>
                <w:noProof/>
                <w:lang w:val="es-ES"/>
              </w:rPr>
              <w:t>¡Error! Referencia de hipervínculo no válida.</w:t>
            </w:r>
          </w:ins>
          <w:ins w:id="1502" w:author="David Osornio" w:date="2020-06-04T23:38:00Z">
            <w:del w:id="1503" w:author="David Osornio [2]" w:date="2020-06-05T00:31:00Z">
              <w:r w:rsidR="00941C00" w:rsidDel="00596974">
                <w:rPr>
                  <w:rStyle w:val="Hipervnculo"/>
                  <w:b w:val="0"/>
                  <w:bCs w:val="0"/>
                  <w:noProof/>
                  <w:lang w:val="es-ES"/>
                </w:rPr>
                <w:delText>¡Error! Referencia de hipervínculo no válida.</w:delText>
              </w:r>
            </w:del>
          </w:ins>
          <w:del w:id="1504" w:author="David Osornio [2]" w:date="2020-06-05T00:31:00Z">
            <w:r w:rsidRPr="00AE7FAB" w:rsidDel="00596974">
              <w:rPr>
                <w:rStyle w:val="Hipervnculo"/>
                <w:noProof/>
              </w:rPr>
              <w:delText>Ámbito del Sistema</w:delText>
            </w:r>
            <w:r w:rsidDel="00596974">
              <w:rPr>
                <w:noProof/>
                <w:webHidden/>
              </w:rPr>
              <w:tab/>
            </w:r>
            <w:r w:rsidDel="00596974">
              <w:rPr>
                <w:noProof/>
                <w:webHidden/>
              </w:rPr>
              <w:fldChar w:fldCharType="begin"/>
            </w:r>
            <w:r w:rsidDel="00596974">
              <w:rPr>
                <w:noProof/>
                <w:webHidden/>
              </w:rPr>
              <w:delInstrText xml:space="preserve"> PAGEREF _Toc41948581 \h </w:delInstrText>
            </w:r>
            <w:r w:rsidDel="00596974">
              <w:rPr>
                <w:noProof/>
                <w:webHidden/>
              </w:rPr>
            </w:r>
            <w:r w:rsidDel="00596974">
              <w:rPr>
                <w:noProof/>
                <w:webHidden/>
              </w:rPr>
              <w:fldChar w:fldCharType="separate"/>
            </w:r>
            <w:r w:rsidDel="00596974">
              <w:rPr>
                <w:noProof/>
                <w:webHidden/>
              </w:rPr>
              <w:delText>3</w:delText>
            </w:r>
            <w:r w:rsidDel="00596974">
              <w:rPr>
                <w:noProof/>
                <w:webHidden/>
              </w:rPr>
              <w:fldChar w:fldCharType="end"/>
            </w:r>
            <w:r w:rsidRPr="00AE7FAB" w:rsidDel="00596974">
              <w:rPr>
                <w:rStyle w:val="Hipervnculo"/>
                <w:noProof/>
              </w:rPr>
              <w:fldChar w:fldCharType="end"/>
            </w:r>
          </w:del>
        </w:p>
        <w:p w14:paraId="1EB22FD1" w14:textId="255E5305" w:rsidR="0062222A" w:rsidDel="00596974" w:rsidRDefault="0062222A">
          <w:pPr>
            <w:pStyle w:val="TDC2"/>
            <w:tabs>
              <w:tab w:val="right" w:leader="underscore" w:pos="9962"/>
            </w:tabs>
            <w:rPr>
              <w:del w:id="1505" w:author="David Osornio [2]" w:date="2020-06-05T00:31:00Z"/>
              <w:rFonts w:eastAsiaTheme="minorEastAsia" w:cstheme="minorBidi"/>
              <w:b w:val="0"/>
              <w:bCs w:val="0"/>
              <w:noProof/>
              <w:kern w:val="0"/>
              <w:lang w:eastAsia="es-MX" w:bidi="ar-SA"/>
            </w:rPr>
          </w:pPr>
          <w:del w:id="150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"_Toc41948582"</w:delInstrText>
            </w:r>
            <w:r w:rsidRPr="00AE7FAB" w:rsidDel="00596974">
              <w:rPr>
                <w:rStyle w:val="Hipervnculo"/>
                <w:noProof/>
              </w:rPr>
              <w:delInstrText xml:space="preserve"> </w:delInstrText>
            </w:r>
            <w:r w:rsidRPr="00AE7FAB" w:rsidDel="00596974">
              <w:rPr>
                <w:rStyle w:val="Hipervnculo"/>
                <w:noProof/>
              </w:rPr>
              <w:fldChar w:fldCharType="separate"/>
            </w:r>
          </w:del>
          <w:ins w:id="1507" w:author="David Osornio [2]" w:date="2020-06-05T21:29:00Z">
            <w:r w:rsidR="009C4CC2">
              <w:rPr>
                <w:rStyle w:val="Hipervnculo"/>
                <w:b w:val="0"/>
                <w:bCs w:val="0"/>
                <w:noProof/>
                <w:lang w:val="es-ES"/>
              </w:rPr>
              <w:t>¡Error! Referencia de hipervínculo no válida.</w:t>
            </w:r>
          </w:ins>
          <w:ins w:id="1508" w:author="David Osornio" w:date="2020-06-04T23:38:00Z">
            <w:del w:id="1509" w:author="David Osornio [2]" w:date="2020-06-05T00:31:00Z">
              <w:r w:rsidR="00941C00" w:rsidDel="00596974">
                <w:rPr>
                  <w:rStyle w:val="Hipervnculo"/>
                  <w:b w:val="0"/>
                  <w:bCs w:val="0"/>
                  <w:noProof/>
                  <w:lang w:val="es-ES"/>
                </w:rPr>
                <w:delText>¡Error! Referencia de hipervínculo no válida.</w:delText>
              </w:r>
            </w:del>
          </w:ins>
          <w:del w:id="1510" w:author="David Osornio [2]" w:date="2020-06-05T00:31:00Z">
            <w:r w:rsidRPr="00AE7FAB" w:rsidDel="00596974">
              <w:rPr>
                <w:rStyle w:val="Hipervnculo"/>
                <w:noProof/>
              </w:rPr>
              <w:delText>Definiciones, Acrónimos y Abreviaturas</w:delText>
            </w:r>
            <w:r w:rsidDel="00596974">
              <w:rPr>
                <w:noProof/>
                <w:webHidden/>
              </w:rPr>
              <w:tab/>
            </w:r>
            <w:r w:rsidDel="00596974">
              <w:rPr>
                <w:noProof/>
                <w:webHidden/>
              </w:rPr>
              <w:fldChar w:fldCharType="begin"/>
            </w:r>
            <w:r w:rsidDel="00596974">
              <w:rPr>
                <w:noProof/>
                <w:webHidden/>
              </w:rPr>
              <w:delInstrText xml:space="preserve"> PAGEREF _Toc41948582 \h </w:delInstrText>
            </w:r>
            <w:r w:rsidDel="00596974">
              <w:rPr>
                <w:noProof/>
                <w:webHidden/>
              </w:rPr>
            </w:r>
            <w:r w:rsidDel="00596974">
              <w:rPr>
                <w:noProof/>
                <w:webHidden/>
              </w:rPr>
              <w:fldChar w:fldCharType="separate"/>
            </w:r>
            <w:r w:rsidDel="00596974">
              <w:rPr>
                <w:noProof/>
                <w:webHidden/>
              </w:rPr>
              <w:delText>3</w:delText>
            </w:r>
            <w:r w:rsidDel="00596974">
              <w:rPr>
                <w:noProof/>
                <w:webHidden/>
              </w:rPr>
              <w:fldChar w:fldCharType="end"/>
            </w:r>
            <w:r w:rsidRPr="00AE7FAB" w:rsidDel="00596974">
              <w:rPr>
                <w:rStyle w:val="Hipervnculo"/>
                <w:noProof/>
              </w:rPr>
              <w:fldChar w:fldCharType="end"/>
            </w:r>
          </w:del>
        </w:p>
        <w:p w14:paraId="34E1145B" w14:textId="568DF378" w:rsidR="0062222A" w:rsidDel="00596974" w:rsidRDefault="0062222A">
          <w:pPr>
            <w:pStyle w:val="TDC2"/>
            <w:tabs>
              <w:tab w:val="right" w:leader="underscore" w:pos="9962"/>
            </w:tabs>
            <w:rPr>
              <w:del w:id="1511" w:author="David Osornio [2]" w:date="2020-06-05T00:31:00Z"/>
              <w:rFonts w:eastAsiaTheme="minorEastAsia" w:cstheme="minorBidi"/>
              <w:b w:val="0"/>
              <w:bCs w:val="0"/>
              <w:noProof/>
              <w:kern w:val="0"/>
              <w:lang w:eastAsia="es-MX" w:bidi="ar-SA"/>
            </w:rPr>
          </w:pPr>
          <w:del w:id="151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"_Toc41948583"</w:delInstrText>
            </w:r>
            <w:r w:rsidRPr="00AE7FAB" w:rsidDel="00596974">
              <w:rPr>
                <w:rStyle w:val="Hipervnculo"/>
                <w:noProof/>
              </w:rPr>
              <w:delInstrText xml:space="preserve"> </w:delInstrText>
            </w:r>
            <w:r w:rsidRPr="00AE7FAB" w:rsidDel="00596974">
              <w:rPr>
                <w:rStyle w:val="Hipervnculo"/>
                <w:noProof/>
              </w:rPr>
              <w:fldChar w:fldCharType="separate"/>
            </w:r>
          </w:del>
          <w:ins w:id="1513" w:author="David Osornio [2]" w:date="2020-06-05T21:29:00Z">
            <w:r w:rsidR="009C4CC2">
              <w:rPr>
                <w:rStyle w:val="Hipervnculo"/>
                <w:b w:val="0"/>
                <w:bCs w:val="0"/>
                <w:noProof/>
                <w:lang w:val="es-ES"/>
              </w:rPr>
              <w:t>¡Error! Referencia de hipervínculo no válida.</w:t>
            </w:r>
          </w:ins>
          <w:ins w:id="1514" w:author="David Osornio" w:date="2020-06-04T23:38:00Z">
            <w:del w:id="1515" w:author="David Osornio [2]" w:date="2020-06-05T00:31:00Z">
              <w:r w:rsidR="00941C00" w:rsidDel="00596974">
                <w:rPr>
                  <w:rStyle w:val="Hipervnculo"/>
                  <w:b w:val="0"/>
                  <w:bCs w:val="0"/>
                  <w:noProof/>
                  <w:lang w:val="es-ES"/>
                </w:rPr>
                <w:delText>¡Error! Referencia de hipervínculo no válida.</w:delText>
              </w:r>
            </w:del>
          </w:ins>
          <w:del w:id="1516" w:author="David Osornio [2]" w:date="2020-06-05T00:31:00Z">
            <w:r w:rsidRPr="00AE7FAB" w:rsidDel="00596974">
              <w:rPr>
                <w:rStyle w:val="Hipervnculo"/>
                <w:noProof/>
              </w:rPr>
              <w:delText>Referencias</w:delText>
            </w:r>
            <w:r w:rsidDel="00596974">
              <w:rPr>
                <w:noProof/>
                <w:webHidden/>
              </w:rPr>
              <w:tab/>
            </w:r>
            <w:r w:rsidDel="00596974">
              <w:rPr>
                <w:noProof/>
                <w:webHidden/>
              </w:rPr>
              <w:fldChar w:fldCharType="begin"/>
            </w:r>
            <w:r w:rsidDel="00596974">
              <w:rPr>
                <w:noProof/>
                <w:webHidden/>
              </w:rPr>
              <w:delInstrText xml:space="preserve"> PAGEREF _Toc41948583 \h </w:delInstrText>
            </w:r>
            <w:r w:rsidDel="00596974">
              <w:rPr>
                <w:noProof/>
                <w:webHidden/>
              </w:rPr>
            </w:r>
            <w:r w:rsidDel="00596974">
              <w:rPr>
                <w:noProof/>
                <w:webHidden/>
              </w:rPr>
              <w:fldChar w:fldCharType="separate"/>
            </w:r>
            <w:r w:rsidDel="00596974">
              <w:rPr>
                <w:noProof/>
                <w:webHidden/>
              </w:rPr>
              <w:delText>3</w:delText>
            </w:r>
            <w:r w:rsidDel="00596974">
              <w:rPr>
                <w:noProof/>
                <w:webHidden/>
              </w:rPr>
              <w:fldChar w:fldCharType="end"/>
            </w:r>
            <w:r w:rsidRPr="00AE7FAB" w:rsidDel="00596974">
              <w:rPr>
                <w:rStyle w:val="Hipervnculo"/>
                <w:noProof/>
              </w:rPr>
              <w:fldChar w:fldCharType="end"/>
            </w:r>
          </w:del>
        </w:p>
        <w:p w14:paraId="39D6C013" w14:textId="16BB6C28" w:rsidR="0062222A" w:rsidDel="00596974" w:rsidRDefault="0062222A">
          <w:pPr>
            <w:pStyle w:val="TDC2"/>
            <w:tabs>
              <w:tab w:val="right" w:leader="underscore" w:pos="9962"/>
            </w:tabs>
            <w:rPr>
              <w:del w:id="1517" w:author="David Osornio [2]" w:date="2020-06-05T00:31:00Z"/>
              <w:rFonts w:eastAsiaTheme="minorEastAsia" w:cstheme="minorBidi"/>
              <w:b w:val="0"/>
              <w:bCs w:val="0"/>
              <w:noProof/>
              <w:kern w:val="0"/>
              <w:lang w:eastAsia="es-MX" w:bidi="ar-SA"/>
            </w:rPr>
          </w:pPr>
          <w:del w:id="151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"_Toc41948584"</w:delInstrText>
            </w:r>
            <w:r w:rsidRPr="00AE7FAB" w:rsidDel="00596974">
              <w:rPr>
                <w:rStyle w:val="Hipervnculo"/>
                <w:noProof/>
              </w:rPr>
              <w:delInstrText xml:space="preserve"> </w:delInstrText>
            </w:r>
            <w:r w:rsidRPr="00AE7FAB" w:rsidDel="00596974">
              <w:rPr>
                <w:rStyle w:val="Hipervnculo"/>
                <w:noProof/>
              </w:rPr>
              <w:fldChar w:fldCharType="separate"/>
            </w:r>
          </w:del>
          <w:ins w:id="1519" w:author="David Osornio [2]" w:date="2020-06-05T21:29:00Z">
            <w:r w:rsidR="009C4CC2">
              <w:rPr>
                <w:rStyle w:val="Hipervnculo"/>
                <w:b w:val="0"/>
                <w:bCs w:val="0"/>
                <w:noProof/>
                <w:lang w:val="es-ES"/>
              </w:rPr>
              <w:t>¡Error! Referencia de hipervínculo no válida.</w:t>
            </w:r>
          </w:ins>
          <w:ins w:id="1520" w:author="David Osornio" w:date="2020-06-04T23:38:00Z">
            <w:del w:id="1521" w:author="David Osornio [2]" w:date="2020-06-05T00:31:00Z">
              <w:r w:rsidR="00941C00" w:rsidDel="00596974">
                <w:rPr>
                  <w:rStyle w:val="Hipervnculo"/>
                  <w:b w:val="0"/>
                  <w:bCs w:val="0"/>
                  <w:noProof/>
                  <w:lang w:val="es-ES"/>
                </w:rPr>
                <w:delText>¡Error! Referencia de hipervínculo no válida.</w:delText>
              </w:r>
            </w:del>
          </w:ins>
          <w:del w:id="1522" w:author="David Osornio [2]" w:date="2020-06-05T00:31:00Z">
            <w:r w:rsidRPr="00AE7FAB" w:rsidDel="00596974">
              <w:rPr>
                <w:rStyle w:val="Hipervnculo"/>
                <w:noProof/>
              </w:rPr>
              <w:delText>Visión general del documento</w:delText>
            </w:r>
            <w:r w:rsidDel="00596974">
              <w:rPr>
                <w:noProof/>
                <w:webHidden/>
              </w:rPr>
              <w:tab/>
            </w:r>
            <w:r w:rsidDel="00596974">
              <w:rPr>
                <w:noProof/>
                <w:webHidden/>
              </w:rPr>
              <w:fldChar w:fldCharType="begin"/>
            </w:r>
            <w:r w:rsidDel="00596974">
              <w:rPr>
                <w:noProof/>
                <w:webHidden/>
              </w:rPr>
              <w:delInstrText xml:space="preserve"> PAGEREF _Toc41948584 \h </w:delInstrText>
            </w:r>
            <w:r w:rsidDel="00596974">
              <w:rPr>
                <w:noProof/>
                <w:webHidden/>
              </w:rPr>
            </w:r>
            <w:r w:rsidDel="00596974">
              <w:rPr>
                <w:noProof/>
                <w:webHidden/>
              </w:rPr>
              <w:fldChar w:fldCharType="separate"/>
            </w:r>
            <w:r w:rsidDel="00596974">
              <w:rPr>
                <w:noProof/>
                <w:webHidden/>
              </w:rPr>
              <w:delText>4</w:delText>
            </w:r>
            <w:r w:rsidDel="00596974">
              <w:rPr>
                <w:noProof/>
                <w:webHidden/>
              </w:rPr>
              <w:fldChar w:fldCharType="end"/>
            </w:r>
            <w:r w:rsidRPr="00AE7FAB" w:rsidDel="00596974">
              <w:rPr>
                <w:rStyle w:val="Hipervnculo"/>
                <w:noProof/>
              </w:rPr>
              <w:fldChar w:fldCharType="end"/>
            </w:r>
          </w:del>
        </w:p>
        <w:p w14:paraId="7E936AA5" w14:textId="03A60EB6" w:rsidR="0062222A" w:rsidDel="00596974" w:rsidRDefault="0062222A">
          <w:pPr>
            <w:pStyle w:val="TDC1"/>
            <w:rPr>
              <w:del w:id="1523" w:author="David Osornio [2]" w:date="2020-06-05T00:31:00Z"/>
              <w:rFonts w:eastAsiaTheme="minorEastAsia" w:cstheme="minorBidi"/>
              <w:b w:val="0"/>
              <w:bCs w:val="0"/>
              <w:i w:val="0"/>
              <w:iCs w:val="0"/>
              <w:noProof/>
              <w:kern w:val="0"/>
              <w:sz w:val="22"/>
              <w:szCs w:val="22"/>
              <w:lang w:eastAsia="es-MX" w:bidi="ar-SA"/>
            </w:rPr>
          </w:pPr>
          <w:del w:id="152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"_Toc41948585"</w:delInstrText>
            </w:r>
            <w:r w:rsidRPr="00AE7FAB" w:rsidDel="00596974">
              <w:rPr>
                <w:rStyle w:val="Hipervnculo"/>
                <w:noProof/>
              </w:rPr>
              <w:delInstrText xml:space="preserve"> </w:delInstrText>
            </w:r>
            <w:r w:rsidRPr="00AE7FAB" w:rsidDel="00596974">
              <w:rPr>
                <w:rStyle w:val="Hipervnculo"/>
                <w:noProof/>
              </w:rPr>
              <w:fldChar w:fldCharType="separate"/>
            </w:r>
          </w:del>
          <w:ins w:id="1525" w:author="David Osornio [2]" w:date="2020-06-05T21:29:00Z">
            <w:r w:rsidR="009C4CC2">
              <w:rPr>
                <w:rStyle w:val="Hipervnculo"/>
                <w:b w:val="0"/>
                <w:bCs w:val="0"/>
                <w:noProof/>
                <w:lang w:val="es-ES"/>
              </w:rPr>
              <w:t>¡Error! Referencia de hipervínculo no válida.</w:t>
            </w:r>
          </w:ins>
          <w:ins w:id="1526" w:author="David Osornio" w:date="2020-06-04T23:38:00Z">
            <w:del w:id="1527" w:author="David Osornio [2]" w:date="2020-06-05T00:31:00Z">
              <w:r w:rsidR="00941C00" w:rsidDel="00596974">
                <w:rPr>
                  <w:rStyle w:val="Hipervnculo"/>
                  <w:b w:val="0"/>
                  <w:bCs w:val="0"/>
                  <w:noProof/>
                  <w:lang w:val="es-ES"/>
                </w:rPr>
                <w:delText>¡Error! Referencia de hipervínculo no válida.</w:delText>
              </w:r>
            </w:del>
          </w:ins>
          <w:del w:id="1528" w:author="David Osornio [2]" w:date="2020-06-05T00:31:00Z">
            <w:r w:rsidRPr="00AE7FAB" w:rsidDel="00596974">
              <w:rPr>
                <w:rStyle w:val="Hipervnculo"/>
                <w:rFonts w:ascii="Arial" w:hAnsi="Arial" w:cs="Arial"/>
                <w:noProof/>
              </w:rPr>
              <w:delText>Descripción General</w:delText>
            </w:r>
            <w:r w:rsidDel="00596974">
              <w:rPr>
                <w:noProof/>
                <w:webHidden/>
              </w:rPr>
              <w:tab/>
            </w:r>
            <w:r w:rsidDel="00596974">
              <w:rPr>
                <w:noProof/>
                <w:webHidden/>
              </w:rPr>
              <w:fldChar w:fldCharType="begin"/>
            </w:r>
            <w:r w:rsidDel="00596974">
              <w:rPr>
                <w:noProof/>
                <w:webHidden/>
              </w:rPr>
              <w:delInstrText xml:space="preserve"> PAGEREF _Toc41948585 \h </w:delInstrText>
            </w:r>
            <w:r w:rsidDel="00596974">
              <w:rPr>
                <w:noProof/>
                <w:webHidden/>
              </w:rPr>
            </w:r>
            <w:r w:rsidDel="00596974">
              <w:rPr>
                <w:noProof/>
                <w:webHidden/>
              </w:rPr>
              <w:fldChar w:fldCharType="separate"/>
            </w:r>
            <w:r w:rsidDel="00596974">
              <w:rPr>
                <w:noProof/>
                <w:webHidden/>
              </w:rPr>
              <w:delText>5</w:delText>
            </w:r>
            <w:r w:rsidDel="00596974">
              <w:rPr>
                <w:noProof/>
                <w:webHidden/>
              </w:rPr>
              <w:fldChar w:fldCharType="end"/>
            </w:r>
            <w:r w:rsidRPr="00AE7FAB" w:rsidDel="00596974">
              <w:rPr>
                <w:rStyle w:val="Hipervnculo"/>
                <w:noProof/>
              </w:rPr>
              <w:fldChar w:fldCharType="end"/>
            </w:r>
          </w:del>
        </w:p>
        <w:p w14:paraId="786F42A9" w14:textId="50D73A8F" w:rsidR="0062222A" w:rsidDel="00596974" w:rsidRDefault="0062222A">
          <w:pPr>
            <w:pStyle w:val="TDC2"/>
            <w:tabs>
              <w:tab w:val="right" w:leader="underscore" w:pos="9962"/>
            </w:tabs>
            <w:rPr>
              <w:del w:id="1529" w:author="David Osornio [2]" w:date="2020-06-05T00:31:00Z"/>
              <w:rFonts w:eastAsiaTheme="minorEastAsia" w:cstheme="minorBidi"/>
              <w:b w:val="0"/>
              <w:bCs w:val="0"/>
              <w:noProof/>
              <w:kern w:val="0"/>
              <w:lang w:eastAsia="es-MX" w:bidi="ar-SA"/>
            </w:rPr>
          </w:pPr>
          <w:del w:id="153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"_Toc41948586"</w:delInstrText>
            </w:r>
            <w:r w:rsidRPr="00AE7FAB" w:rsidDel="00596974">
              <w:rPr>
                <w:rStyle w:val="Hipervnculo"/>
                <w:noProof/>
              </w:rPr>
              <w:delInstrText xml:space="preserve"> </w:delInstrText>
            </w:r>
            <w:r w:rsidRPr="00AE7FAB" w:rsidDel="00596974">
              <w:rPr>
                <w:rStyle w:val="Hipervnculo"/>
                <w:noProof/>
              </w:rPr>
              <w:fldChar w:fldCharType="separate"/>
            </w:r>
          </w:del>
          <w:ins w:id="1531" w:author="David Osornio [2]" w:date="2020-06-05T21:29:00Z">
            <w:r w:rsidR="009C4CC2">
              <w:rPr>
                <w:rStyle w:val="Hipervnculo"/>
                <w:b w:val="0"/>
                <w:bCs w:val="0"/>
                <w:noProof/>
                <w:lang w:val="es-ES"/>
              </w:rPr>
              <w:t>¡Error! Referencia de hipervínculo no válida.</w:t>
            </w:r>
          </w:ins>
          <w:ins w:id="1532" w:author="David Osornio" w:date="2020-06-04T23:38:00Z">
            <w:del w:id="1533" w:author="David Osornio [2]" w:date="2020-06-05T00:31:00Z">
              <w:r w:rsidR="00941C00" w:rsidDel="00596974">
                <w:rPr>
                  <w:rStyle w:val="Hipervnculo"/>
                  <w:b w:val="0"/>
                  <w:bCs w:val="0"/>
                  <w:noProof/>
                  <w:lang w:val="es-ES"/>
                </w:rPr>
                <w:delText>¡Error! Referencia de hipervínculo no válida.</w:delText>
              </w:r>
            </w:del>
          </w:ins>
          <w:del w:id="1534" w:author="David Osornio [2]" w:date="2020-06-05T00:31:00Z">
            <w:r w:rsidRPr="00AE7FAB" w:rsidDel="00596974">
              <w:rPr>
                <w:rStyle w:val="Hipervnculo"/>
                <w:noProof/>
              </w:rPr>
              <w:delText>Perspectiva del producto</w:delText>
            </w:r>
            <w:r w:rsidDel="00596974">
              <w:rPr>
                <w:noProof/>
                <w:webHidden/>
              </w:rPr>
              <w:tab/>
            </w:r>
            <w:r w:rsidDel="00596974">
              <w:rPr>
                <w:noProof/>
                <w:webHidden/>
              </w:rPr>
              <w:fldChar w:fldCharType="begin"/>
            </w:r>
            <w:r w:rsidDel="00596974">
              <w:rPr>
                <w:noProof/>
                <w:webHidden/>
              </w:rPr>
              <w:delInstrText xml:space="preserve"> PAGEREF _Toc41948586 \h </w:delInstrText>
            </w:r>
            <w:r w:rsidDel="00596974">
              <w:rPr>
                <w:noProof/>
                <w:webHidden/>
              </w:rPr>
            </w:r>
            <w:r w:rsidDel="00596974">
              <w:rPr>
                <w:noProof/>
                <w:webHidden/>
              </w:rPr>
              <w:fldChar w:fldCharType="separate"/>
            </w:r>
            <w:r w:rsidDel="00596974">
              <w:rPr>
                <w:noProof/>
                <w:webHidden/>
              </w:rPr>
              <w:delText>5</w:delText>
            </w:r>
            <w:r w:rsidDel="00596974">
              <w:rPr>
                <w:noProof/>
                <w:webHidden/>
              </w:rPr>
              <w:fldChar w:fldCharType="end"/>
            </w:r>
            <w:r w:rsidRPr="00AE7FAB" w:rsidDel="00596974">
              <w:rPr>
                <w:rStyle w:val="Hipervnculo"/>
                <w:noProof/>
              </w:rPr>
              <w:fldChar w:fldCharType="end"/>
            </w:r>
          </w:del>
        </w:p>
        <w:p w14:paraId="5F5D3E03" w14:textId="356144BE" w:rsidR="0062222A" w:rsidDel="00596974" w:rsidRDefault="0062222A">
          <w:pPr>
            <w:pStyle w:val="TDC3"/>
            <w:tabs>
              <w:tab w:val="right" w:leader="underscore" w:pos="9962"/>
            </w:tabs>
            <w:rPr>
              <w:del w:id="1535" w:author="David Osornio [2]" w:date="2020-06-05T00:31:00Z"/>
              <w:rFonts w:eastAsiaTheme="minorEastAsia" w:cstheme="minorBidi"/>
              <w:noProof/>
              <w:kern w:val="0"/>
              <w:sz w:val="22"/>
              <w:szCs w:val="22"/>
              <w:lang w:eastAsia="es-MX" w:bidi="ar-SA"/>
            </w:rPr>
          </w:pPr>
          <w:del w:id="153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"_Toc41948587"</w:delInstrText>
            </w:r>
            <w:r w:rsidRPr="00AE7FAB" w:rsidDel="00596974">
              <w:rPr>
                <w:rStyle w:val="Hipervnculo"/>
                <w:noProof/>
              </w:rPr>
              <w:delInstrText xml:space="preserve"> </w:delInstrText>
            </w:r>
            <w:r w:rsidRPr="00AE7FAB" w:rsidDel="00596974">
              <w:rPr>
                <w:rStyle w:val="Hipervnculo"/>
                <w:noProof/>
              </w:rPr>
              <w:fldChar w:fldCharType="separate"/>
            </w:r>
          </w:del>
          <w:ins w:id="1537" w:author="David Osornio [2]" w:date="2020-06-05T21:29:00Z">
            <w:r w:rsidR="009C4CC2">
              <w:rPr>
                <w:rStyle w:val="Hipervnculo"/>
                <w:b/>
                <w:bCs/>
                <w:noProof/>
                <w:lang w:val="es-ES"/>
              </w:rPr>
              <w:t>¡Error! Referencia de hipervínculo no válida.</w:t>
            </w:r>
          </w:ins>
          <w:ins w:id="1538" w:author="David Osornio" w:date="2020-06-04T23:38:00Z">
            <w:del w:id="1539" w:author="David Osornio [2]" w:date="2020-06-05T00:31:00Z">
              <w:r w:rsidR="00941C00" w:rsidDel="00596974">
                <w:rPr>
                  <w:rStyle w:val="Hipervnculo"/>
                  <w:b/>
                  <w:bCs/>
                  <w:noProof/>
                  <w:lang w:val="es-ES"/>
                </w:rPr>
                <w:delText>¡Error! Referencia de hipervínculo no válida.</w:delText>
              </w:r>
            </w:del>
          </w:ins>
          <w:del w:id="1540" w:author="David Osornio [2]" w:date="2020-06-05T00:31:00Z">
            <w:r w:rsidRPr="00AE7FAB" w:rsidDel="00596974">
              <w:rPr>
                <w:rStyle w:val="Hipervnculo"/>
                <w:noProof/>
              </w:rPr>
              <w:delText>Interfaces de sistema</w:delText>
            </w:r>
            <w:r w:rsidDel="00596974">
              <w:rPr>
                <w:noProof/>
                <w:webHidden/>
              </w:rPr>
              <w:tab/>
            </w:r>
            <w:r w:rsidDel="00596974">
              <w:rPr>
                <w:noProof/>
                <w:webHidden/>
              </w:rPr>
              <w:fldChar w:fldCharType="begin"/>
            </w:r>
            <w:r w:rsidDel="00596974">
              <w:rPr>
                <w:noProof/>
                <w:webHidden/>
              </w:rPr>
              <w:delInstrText xml:space="preserve"> PAGEREF _Toc41948587 \h </w:delInstrText>
            </w:r>
            <w:r w:rsidDel="00596974">
              <w:rPr>
                <w:noProof/>
                <w:webHidden/>
              </w:rPr>
            </w:r>
            <w:r w:rsidDel="00596974">
              <w:rPr>
                <w:noProof/>
                <w:webHidden/>
              </w:rPr>
              <w:fldChar w:fldCharType="separate"/>
            </w:r>
            <w:r w:rsidDel="00596974">
              <w:rPr>
                <w:noProof/>
                <w:webHidden/>
              </w:rPr>
              <w:delText>5</w:delText>
            </w:r>
            <w:r w:rsidDel="00596974">
              <w:rPr>
                <w:noProof/>
                <w:webHidden/>
              </w:rPr>
              <w:fldChar w:fldCharType="end"/>
            </w:r>
            <w:r w:rsidRPr="00AE7FAB" w:rsidDel="00596974">
              <w:rPr>
                <w:rStyle w:val="Hipervnculo"/>
                <w:noProof/>
              </w:rPr>
              <w:fldChar w:fldCharType="end"/>
            </w:r>
          </w:del>
        </w:p>
        <w:p w14:paraId="1720D33B" w14:textId="0C1DC9EE" w:rsidR="0062222A" w:rsidDel="00596974" w:rsidRDefault="0062222A">
          <w:pPr>
            <w:pStyle w:val="TDC4"/>
            <w:tabs>
              <w:tab w:val="right" w:leader="underscore" w:pos="9962"/>
            </w:tabs>
            <w:rPr>
              <w:del w:id="1541" w:author="David Osornio [2]" w:date="2020-06-05T00:31:00Z"/>
              <w:rFonts w:eastAsiaTheme="minorEastAsia" w:cstheme="minorBidi"/>
              <w:noProof/>
              <w:kern w:val="0"/>
              <w:sz w:val="22"/>
              <w:szCs w:val="22"/>
              <w:lang w:eastAsia="es-MX" w:bidi="ar-SA"/>
            </w:rPr>
          </w:pPr>
          <w:del w:id="154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"_Toc41948588"</w:delInstrText>
            </w:r>
            <w:r w:rsidRPr="00AE7FAB" w:rsidDel="00596974">
              <w:rPr>
                <w:rStyle w:val="Hipervnculo"/>
                <w:noProof/>
              </w:rPr>
              <w:delInstrText xml:space="preserve"> </w:delInstrText>
            </w:r>
            <w:r w:rsidRPr="00AE7FAB" w:rsidDel="00596974">
              <w:rPr>
                <w:rStyle w:val="Hipervnculo"/>
                <w:noProof/>
              </w:rPr>
              <w:fldChar w:fldCharType="separate"/>
            </w:r>
          </w:del>
          <w:ins w:id="1543" w:author="David Osornio [2]" w:date="2020-06-05T21:29:00Z">
            <w:r w:rsidR="009C4CC2">
              <w:rPr>
                <w:rStyle w:val="Hipervnculo"/>
                <w:b/>
                <w:bCs/>
                <w:noProof/>
                <w:lang w:val="es-ES"/>
              </w:rPr>
              <w:t>¡Error! Referencia de hipervínculo no válida.</w:t>
            </w:r>
          </w:ins>
          <w:ins w:id="1544" w:author="David Osornio" w:date="2020-06-04T23:38:00Z">
            <w:del w:id="1545" w:author="David Osornio [2]" w:date="2020-06-05T00:31:00Z">
              <w:r w:rsidR="00941C00" w:rsidDel="00596974">
                <w:rPr>
                  <w:rStyle w:val="Hipervnculo"/>
                  <w:b/>
                  <w:bCs/>
                  <w:noProof/>
                  <w:lang w:val="es-ES"/>
                </w:rPr>
                <w:delText>¡Error! Referencia de hipervínculo no válida.</w:delText>
              </w:r>
            </w:del>
          </w:ins>
          <w:del w:id="1546" w:author="David Osornio [2]" w:date="2020-06-05T00:31:00Z">
            <w:r w:rsidRPr="00AE7FAB" w:rsidDel="00596974">
              <w:rPr>
                <w:rStyle w:val="Hipervnculo"/>
                <w:noProof/>
              </w:rPr>
              <w:delText>Interfaz: Login</w:delText>
            </w:r>
            <w:r w:rsidDel="00596974">
              <w:rPr>
                <w:noProof/>
                <w:webHidden/>
              </w:rPr>
              <w:tab/>
            </w:r>
            <w:r w:rsidDel="00596974">
              <w:rPr>
                <w:noProof/>
                <w:webHidden/>
              </w:rPr>
              <w:fldChar w:fldCharType="begin"/>
            </w:r>
            <w:r w:rsidDel="00596974">
              <w:rPr>
                <w:noProof/>
                <w:webHidden/>
              </w:rPr>
              <w:delInstrText xml:space="preserve"> PAGEREF _Toc41948588 \h </w:delInstrText>
            </w:r>
            <w:r w:rsidDel="00596974">
              <w:rPr>
                <w:noProof/>
                <w:webHidden/>
              </w:rPr>
            </w:r>
            <w:r w:rsidDel="00596974">
              <w:rPr>
                <w:noProof/>
                <w:webHidden/>
              </w:rPr>
              <w:fldChar w:fldCharType="separate"/>
            </w:r>
            <w:r w:rsidDel="00596974">
              <w:rPr>
                <w:noProof/>
                <w:webHidden/>
              </w:rPr>
              <w:delText>5</w:delText>
            </w:r>
            <w:r w:rsidDel="00596974">
              <w:rPr>
                <w:noProof/>
                <w:webHidden/>
              </w:rPr>
              <w:fldChar w:fldCharType="end"/>
            </w:r>
            <w:r w:rsidRPr="00AE7FAB" w:rsidDel="00596974">
              <w:rPr>
                <w:rStyle w:val="Hipervnculo"/>
                <w:noProof/>
              </w:rPr>
              <w:fldChar w:fldCharType="end"/>
            </w:r>
          </w:del>
        </w:p>
        <w:p w14:paraId="6154459D" w14:textId="244F40B8" w:rsidR="0062222A" w:rsidDel="00596974" w:rsidRDefault="0062222A">
          <w:pPr>
            <w:pStyle w:val="TDC4"/>
            <w:tabs>
              <w:tab w:val="right" w:leader="underscore" w:pos="9962"/>
            </w:tabs>
            <w:rPr>
              <w:del w:id="1547" w:author="David Osornio [2]" w:date="2020-06-05T00:31:00Z"/>
              <w:rFonts w:eastAsiaTheme="minorEastAsia" w:cstheme="minorBidi"/>
              <w:noProof/>
              <w:kern w:val="0"/>
              <w:sz w:val="22"/>
              <w:szCs w:val="22"/>
              <w:lang w:eastAsia="es-MX" w:bidi="ar-SA"/>
            </w:rPr>
          </w:pPr>
          <w:del w:id="154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"_Toc41948589"</w:delInstrText>
            </w:r>
            <w:r w:rsidRPr="00AE7FAB" w:rsidDel="00596974">
              <w:rPr>
                <w:rStyle w:val="Hipervnculo"/>
                <w:noProof/>
              </w:rPr>
              <w:delInstrText xml:space="preserve"> </w:delInstrText>
            </w:r>
            <w:r w:rsidRPr="00AE7FAB" w:rsidDel="00596974">
              <w:rPr>
                <w:rStyle w:val="Hipervnculo"/>
                <w:noProof/>
              </w:rPr>
              <w:fldChar w:fldCharType="separate"/>
            </w:r>
          </w:del>
          <w:ins w:id="1549" w:author="David Osornio [2]" w:date="2020-06-05T21:29:00Z">
            <w:r w:rsidR="009C4CC2">
              <w:rPr>
                <w:rStyle w:val="Hipervnculo"/>
                <w:b/>
                <w:bCs/>
                <w:noProof/>
                <w:lang w:val="es-ES"/>
              </w:rPr>
              <w:t>¡Error! Referencia de hipervínculo no válida.</w:t>
            </w:r>
          </w:ins>
          <w:ins w:id="1550" w:author="David Osornio" w:date="2020-06-04T23:38:00Z">
            <w:del w:id="1551" w:author="David Osornio [2]" w:date="2020-06-05T00:31:00Z">
              <w:r w:rsidR="00941C00" w:rsidDel="00596974">
                <w:rPr>
                  <w:rStyle w:val="Hipervnculo"/>
                  <w:b/>
                  <w:bCs/>
                  <w:noProof/>
                  <w:lang w:val="es-ES"/>
                </w:rPr>
                <w:delText>¡Error! Referencia de hipervínculo no válida.</w:delText>
              </w:r>
            </w:del>
          </w:ins>
          <w:del w:id="1552" w:author="David Osornio [2]" w:date="2020-06-05T00:31:00Z">
            <w:r w:rsidRPr="00AE7FAB" w:rsidDel="00596974">
              <w:rPr>
                <w:rStyle w:val="Hipervnculo"/>
                <w:noProof/>
              </w:rPr>
              <w:delText>Interfaz: Principal</w:delText>
            </w:r>
            <w:r w:rsidDel="00596974">
              <w:rPr>
                <w:noProof/>
                <w:webHidden/>
              </w:rPr>
              <w:tab/>
            </w:r>
            <w:r w:rsidDel="00596974">
              <w:rPr>
                <w:noProof/>
                <w:webHidden/>
              </w:rPr>
              <w:fldChar w:fldCharType="begin"/>
            </w:r>
            <w:r w:rsidDel="00596974">
              <w:rPr>
                <w:noProof/>
                <w:webHidden/>
              </w:rPr>
              <w:delInstrText xml:space="preserve"> PAGEREF _Toc41948589 \h </w:delInstrText>
            </w:r>
            <w:r w:rsidDel="00596974">
              <w:rPr>
                <w:noProof/>
                <w:webHidden/>
              </w:rPr>
            </w:r>
            <w:r w:rsidDel="00596974">
              <w:rPr>
                <w:noProof/>
                <w:webHidden/>
              </w:rPr>
              <w:fldChar w:fldCharType="separate"/>
            </w:r>
            <w:r w:rsidDel="00596974">
              <w:rPr>
                <w:noProof/>
                <w:webHidden/>
              </w:rPr>
              <w:delText>6</w:delText>
            </w:r>
            <w:r w:rsidDel="00596974">
              <w:rPr>
                <w:noProof/>
                <w:webHidden/>
              </w:rPr>
              <w:fldChar w:fldCharType="end"/>
            </w:r>
            <w:r w:rsidRPr="00AE7FAB" w:rsidDel="00596974">
              <w:rPr>
                <w:rStyle w:val="Hipervnculo"/>
                <w:noProof/>
              </w:rPr>
              <w:fldChar w:fldCharType="end"/>
            </w:r>
          </w:del>
        </w:p>
        <w:p w14:paraId="78FF874D" w14:textId="3B3B1F8F" w:rsidR="0062222A" w:rsidDel="00596974" w:rsidRDefault="0062222A">
          <w:pPr>
            <w:pStyle w:val="TDC4"/>
            <w:tabs>
              <w:tab w:val="right" w:leader="underscore" w:pos="9962"/>
            </w:tabs>
            <w:rPr>
              <w:del w:id="1553" w:author="David Osornio [2]" w:date="2020-06-05T00:31:00Z"/>
              <w:rFonts w:eastAsiaTheme="minorEastAsia" w:cstheme="minorBidi"/>
              <w:noProof/>
              <w:kern w:val="0"/>
              <w:sz w:val="22"/>
              <w:szCs w:val="22"/>
              <w:lang w:eastAsia="es-MX" w:bidi="ar-SA"/>
            </w:rPr>
          </w:pPr>
          <w:del w:id="155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"_Toc41948590"</w:delInstrText>
            </w:r>
            <w:r w:rsidRPr="00AE7FAB" w:rsidDel="00596974">
              <w:rPr>
                <w:rStyle w:val="Hipervnculo"/>
                <w:noProof/>
              </w:rPr>
              <w:delInstrText xml:space="preserve"> </w:delInstrText>
            </w:r>
            <w:r w:rsidRPr="00AE7FAB" w:rsidDel="00596974">
              <w:rPr>
                <w:rStyle w:val="Hipervnculo"/>
                <w:noProof/>
              </w:rPr>
              <w:fldChar w:fldCharType="separate"/>
            </w:r>
          </w:del>
          <w:ins w:id="1555" w:author="David Osornio [2]" w:date="2020-06-05T21:29:00Z">
            <w:r w:rsidR="009C4CC2">
              <w:rPr>
                <w:rStyle w:val="Hipervnculo"/>
                <w:b/>
                <w:bCs/>
                <w:noProof/>
                <w:lang w:val="es-ES"/>
              </w:rPr>
              <w:t>¡Error! Referencia de hipervínculo no válida.</w:t>
            </w:r>
          </w:ins>
          <w:ins w:id="1556" w:author="David Osornio" w:date="2020-06-04T23:38:00Z">
            <w:del w:id="1557" w:author="David Osornio [2]" w:date="2020-06-05T00:31:00Z">
              <w:r w:rsidR="00941C00" w:rsidDel="00596974">
                <w:rPr>
                  <w:rStyle w:val="Hipervnculo"/>
                  <w:b/>
                  <w:bCs/>
                  <w:noProof/>
                  <w:lang w:val="es-ES"/>
                </w:rPr>
                <w:delText>¡Error! Referencia de hipervínculo no válida.</w:delText>
              </w:r>
            </w:del>
          </w:ins>
          <w:del w:id="1558" w:author="David Osornio [2]" w:date="2020-06-05T00:31:00Z">
            <w:r w:rsidRPr="00AE7FAB" w:rsidDel="00596974">
              <w:rPr>
                <w:rStyle w:val="Hipervnculo"/>
                <w:noProof/>
              </w:rPr>
              <w:delText>Interfaz:</w:delText>
            </w:r>
            <w:r w:rsidDel="00596974">
              <w:rPr>
                <w:noProof/>
                <w:webHidden/>
              </w:rPr>
              <w:tab/>
            </w:r>
            <w:r w:rsidDel="00596974">
              <w:rPr>
                <w:noProof/>
                <w:webHidden/>
              </w:rPr>
              <w:fldChar w:fldCharType="begin"/>
            </w:r>
            <w:r w:rsidDel="00596974">
              <w:rPr>
                <w:noProof/>
                <w:webHidden/>
              </w:rPr>
              <w:delInstrText xml:space="preserve"> PAGEREF _Toc41948590 \h </w:delInstrText>
            </w:r>
            <w:r w:rsidDel="00596974">
              <w:rPr>
                <w:noProof/>
                <w:webHidden/>
              </w:rPr>
            </w:r>
            <w:r w:rsidDel="00596974">
              <w:rPr>
                <w:noProof/>
                <w:webHidden/>
              </w:rPr>
              <w:fldChar w:fldCharType="separate"/>
            </w:r>
            <w:r w:rsidDel="00596974">
              <w:rPr>
                <w:noProof/>
                <w:webHidden/>
              </w:rPr>
              <w:delText>6</w:delText>
            </w:r>
            <w:r w:rsidDel="00596974">
              <w:rPr>
                <w:noProof/>
                <w:webHidden/>
              </w:rPr>
              <w:fldChar w:fldCharType="end"/>
            </w:r>
            <w:r w:rsidRPr="00AE7FAB" w:rsidDel="00596974">
              <w:rPr>
                <w:rStyle w:val="Hipervnculo"/>
                <w:noProof/>
              </w:rPr>
              <w:fldChar w:fldCharType="end"/>
            </w:r>
          </w:del>
        </w:p>
        <w:p w14:paraId="7DF68B0E" w14:textId="56856CE6" w:rsidR="0062222A" w:rsidDel="00596974" w:rsidRDefault="0062222A">
          <w:pPr>
            <w:pStyle w:val="TDC3"/>
            <w:tabs>
              <w:tab w:val="right" w:leader="underscore" w:pos="9962"/>
            </w:tabs>
            <w:rPr>
              <w:del w:id="1559" w:author="David Osornio [2]" w:date="2020-06-05T00:31:00Z"/>
              <w:rFonts w:eastAsiaTheme="minorEastAsia" w:cstheme="minorBidi"/>
              <w:noProof/>
              <w:kern w:val="0"/>
              <w:sz w:val="22"/>
              <w:szCs w:val="22"/>
              <w:lang w:eastAsia="es-MX" w:bidi="ar-SA"/>
            </w:rPr>
          </w:pPr>
          <w:del w:id="156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"_Toc41948591"</w:delInstrText>
            </w:r>
            <w:r w:rsidRPr="00AE7FAB" w:rsidDel="00596974">
              <w:rPr>
                <w:rStyle w:val="Hipervnculo"/>
                <w:noProof/>
              </w:rPr>
              <w:delInstrText xml:space="preserve"> </w:delInstrText>
            </w:r>
            <w:r w:rsidRPr="00AE7FAB" w:rsidDel="00596974">
              <w:rPr>
                <w:rStyle w:val="Hipervnculo"/>
                <w:noProof/>
              </w:rPr>
              <w:fldChar w:fldCharType="separate"/>
            </w:r>
          </w:del>
          <w:ins w:id="1561" w:author="David Osornio [2]" w:date="2020-06-05T21:29:00Z">
            <w:r w:rsidR="009C4CC2">
              <w:rPr>
                <w:rStyle w:val="Hipervnculo"/>
                <w:b/>
                <w:bCs/>
                <w:noProof/>
                <w:lang w:val="es-ES"/>
              </w:rPr>
              <w:t>¡Error! Referencia de hipervínculo no válida.</w:t>
            </w:r>
          </w:ins>
          <w:ins w:id="1562" w:author="David Osornio" w:date="2020-06-04T23:38:00Z">
            <w:del w:id="1563" w:author="David Osornio [2]" w:date="2020-06-05T00:31:00Z">
              <w:r w:rsidR="00941C00" w:rsidDel="00596974">
                <w:rPr>
                  <w:rStyle w:val="Hipervnculo"/>
                  <w:b/>
                  <w:bCs/>
                  <w:noProof/>
                  <w:lang w:val="es-ES"/>
                </w:rPr>
                <w:delText>¡Error! Referencia de hipervínculo no válida.</w:delText>
              </w:r>
            </w:del>
          </w:ins>
          <w:del w:id="1564" w:author="David Osornio [2]" w:date="2020-06-05T00:31:00Z">
            <w:r w:rsidRPr="00AE7FAB" w:rsidDel="00596974">
              <w:rPr>
                <w:rStyle w:val="Hipervnculo"/>
                <w:noProof/>
              </w:rPr>
              <w:delText>Interfaces de usuario</w:delText>
            </w:r>
            <w:r w:rsidDel="00596974">
              <w:rPr>
                <w:noProof/>
                <w:webHidden/>
              </w:rPr>
              <w:tab/>
            </w:r>
            <w:r w:rsidDel="00596974">
              <w:rPr>
                <w:noProof/>
                <w:webHidden/>
              </w:rPr>
              <w:fldChar w:fldCharType="begin"/>
            </w:r>
            <w:r w:rsidDel="00596974">
              <w:rPr>
                <w:noProof/>
                <w:webHidden/>
              </w:rPr>
              <w:delInstrText xml:space="preserve"> PAGEREF _Toc41948591 \h </w:delInstrText>
            </w:r>
            <w:r w:rsidDel="00596974">
              <w:rPr>
                <w:noProof/>
                <w:webHidden/>
              </w:rPr>
            </w:r>
            <w:r w:rsidDel="00596974">
              <w:rPr>
                <w:noProof/>
                <w:webHidden/>
              </w:rPr>
              <w:fldChar w:fldCharType="separate"/>
            </w:r>
            <w:r w:rsidDel="00596974">
              <w:rPr>
                <w:noProof/>
                <w:webHidden/>
              </w:rPr>
              <w:delText>7</w:delText>
            </w:r>
            <w:r w:rsidDel="00596974">
              <w:rPr>
                <w:noProof/>
                <w:webHidden/>
              </w:rPr>
              <w:fldChar w:fldCharType="end"/>
            </w:r>
            <w:r w:rsidRPr="00AE7FAB" w:rsidDel="00596974">
              <w:rPr>
                <w:rStyle w:val="Hipervnculo"/>
                <w:noProof/>
              </w:rPr>
              <w:fldChar w:fldCharType="end"/>
            </w:r>
          </w:del>
        </w:p>
        <w:p w14:paraId="7641A27A" w14:textId="042F349C" w:rsidR="0062222A" w:rsidDel="00596974" w:rsidRDefault="0062222A">
          <w:pPr>
            <w:pStyle w:val="TDC4"/>
            <w:tabs>
              <w:tab w:val="right" w:leader="underscore" w:pos="9962"/>
            </w:tabs>
            <w:rPr>
              <w:del w:id="1565" w:author="David Osornio [2]" w:date="2020-06-05T00:31:00Z"/>
              <w:rFonts w:eastAsiaTheme="minorEastAsia" w:cstheme="minorBidi"/>
              <w:noProof/>
              <w:kern w:val="0"/>
              <w:sz w:val="22"/>
              <w:szCs w:val="22"/>
              <w:lang w:eastAsia="es-MX" w:bidi="ar-SA"/>
            </w:rPr>
          </w:pPr>
          <w:del w:id="156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"_Toc41948592"</w:delInstrText>
            </w:r>
            <w:r w:rsidRPr="00AE7FAB" w:rsidDel="00596974">
              <w:rPr>
                <w:rStyle w:val="Hipervnculo"/>
                <w:noProof/>
              </w:rPr>
              <w:delInstrText xml:space="preserve"> </w:delInstrText>
            </w:r>
            <w:r w:rsidRPr="00AE7FAB" w:rsidDel="00596974">
              <w:rPr>
                <w:rStyle w:val="Hipervnculo"/>
                <w:noProof/>
              </w:rPr>
              <w:fldChar w:fldCharType="separate"/>
            </w:r>
          </w:del>
          <w:ins w:id="1567" w:author="David Osornio [2]" w:date="2020-06-05T21:29:00Z">
            <w:r w:rsidR="009C4CC2">
              <w:rPr>
                <w:rStyle w:val="Hipervnculo"/>
                <w:b/>
                <w:bCs/>
                <w:noProof/>
                <w:lang w:val="es-ES"/>
              </w:rPr>
              <w:t>¡Error! Referencia de hipervínculo no válida.</w:t>
            </w:r>
          </w:ins>
          <w:ins w:id="1568" w:author="David Osornio" w:date="2020-06-04T23:38:00Z">
            <w:del w:id="1569" w:author="David Osornio [2]" w:date="2020-06-05T00:31:00Z">
              <w:r w:rsidR="00941C00" w:rsidDel="00596974">
                <w:rPr>
                  <w:rStyle w:val="Hipervnculo"/>
                  <w:b/>
                  <w:bCs/>
                  <w:noProof/>
                  <w:lang w:val="es-ES"/>
                </w:rPr>
                <w:delText>¡Error! Referencia de hipervínculo no válida.</w:delText>
              </w:r>
            </w:del>
          </w:ins>
          <w:del w:id="1570" w:author="David Osornio [2]" w:date="2020-06-05T00:31:00Z">
            <w:r w:rsidRPr="00AE7FAB" w:rsidDel="00596974">
              <w:rPr>
                <w:rStyle w:val="Hipervnculo"/>
                <w:noProof/>
              </w:rPr>
              <w:delText>Interfaz: Principal</w:delText>
            </w:r>
            <w:r w:rsidDel="00596974">
              <w:rPr>
                <w:noProof/>
                <w:webHidden/>
              </w:rPr>
              <w:tab/>
            </w:r>
            <w:r w:rsidDel="00596974">
              <w:rPr>
                <w:noProof/>
                <w:webHidden/>
              </w:rPr>
              <w:fldChar w:fldCharType="begin"/>
            </w:r>
            <w:r w:rsidDel="00596974">
              <w:rPr>
                <w:noProof/>
                <w:webHidden/>
              </w:rPr>
              <w:delInstrText xml:space="preserve"> PAGEREF _Toc41948592 \h </w:delInstrText>
            </w:r>
            <w:r w:rsidDel="00596974">
              <w:rPr>
                <w:noProof/>
                <w:webHidden/>
              </w:rPr>
            </w:r>
            <w:r w:rsidDel="00596974">
              <w:rPr>
                <w:noProof/>
                <w:webHidden/>
              </w:rPr>
              <w:fldChar w:fldCharType="separate"/>
            </w:r>
            <w:r w:rsidDel="00596974">
              <w:rPr>
                <w:noProof/>
                <w:webHidden/>
              </w:rPr>
              <w:delText>7</w:delText>
            </w:r>
            <w:r w:rsidDel="00596974">
              <w:rPr>
                <w:noProof/>
                <w:webHidden/>
              </w:rPr>
              <w:fldChar w:fldCharType="end"/>
            </w:r>
            <w:r w:rsidRPr="00AE7FAB" w:rsidDel="00596974">
              <w:rPr>
                <w:rStyle w:val="Hipervnculo"/>
                <w:noProof/>
              </w:rPr>
              <w:fldChar w:fldCharType="end"/>
            </w:r>
          </w:del>
        </w:p>
        <w:p w14:paraId="4F030F0A" w14:textId="409F5B38" w:rsidR="0062222A" w:rsidDel="00596974" w:rsidRDefault="0062222A">
          <w:pPr>
            <w:pStyle w:val="TDC4"/>
            <w:tabs>
              <w:tab w:val="right" w:leader="underscore" w:pos="9962"/>
            </w:tabs>
            <w:rPr>
              <w:del w:id="1571" w:author="David Osornio [2]" w:date="2020-06-05T00:31:00Z"/>
              <w:rFonts w:eastAsiaTheme="minorEastAsia" w:cstheme="minorBidi"/>
              <w:noProof/>
              <w:kern w:val="0"/>
              <w:sz w:val="22"/>
              <w:szCs w:val="22"/>
              <w:lang w:eastAsia="es-MX" w:bidi="ar-SA"/>
            </w:rPr>
          </w:pPr>
          <w:del w:id="157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"_Toc41948593"</w:delInstrText>
            </w:r>
            <w:r w:rsidRPr="00AE7FAB" w:rsidDel="00596974">
              <w:rPr>
                <w:rStyle w:val="Hipervnculo"/>
                <w:noProof/>
              </w:rPr>
              <w:delInstrText xml:space="preserve"> </w:delInstrText>
            </w:r>
            <w:r w:rsidRPr="00AE7FAB" w:rsidDel="00596974">
              <w:rPr>
                <w:rStyle w:val="Hipervnculo"/>
                <w:noProof/>
              </w:rPr>
              <w:fldChar w:fldCharType="separate"/>
            </w:r>
          </w:del>
          <w:ins w:id="1573" w:author="David Osornio [2]" w:date="2020-06-05T21:29:00Z">
            <w:r w:rsidR="009C4CC2">
              <w:rPr>
                <w:rStyle w:val="Hipervnculo"/>
                <w:b/>
                <w:bCs/>
                <w:noProof/>
                <w:lang w:val="es-ES"/>
              </w:rPr>
              <w:t>¡Error! Referencia de hipervínculo no válida.</w:t>
            </w:r>
          </w:ins>
          <w:ins w:id="1574" w:author="David Osornio" w:date="2020-06-04T23:38:00Z">
            <w:del w:id="1575" w:author="David Osornio [2]" w:date="2020-06-05T00:31:00Z">
              <w:r w:rsidR="00941C00" w:rsidDel="00596974">
                <w:rPr>
                  <w:rStyle w:val="Hipervnculo"/>
                  <w:b/>
                  <w:bCs/>
                  <w:noProof/>
                  <w:lang w:val="es-ES"/>
                </w:rPr>
                <w:delText>¡Error! Referencia de hipervínculo no válida.</w:delText>
              </w:r>
            </w:del>
          </w:ins>
          <w:del w:id="1576" w:author="David Osornio [2]" w:date="2020-06-05T00:31:00Z">
            <w:r w:rsidRPr="00AE7FAB" w:rsidDel="00596974">
              <w:rPr>
                <w:rStyle w:val="Hipervnculo"/>
                <w:noProof/>
              </w:rPr>
              <w:delText>Interfaz: Cotizaciones</w:delText>
            </w:r>
            <w:r w:rsidDel="00596974">
              <w:rPr>
                <w:noProof/>
                <w:webHidden/>
              </w:rPr>
              <w:tab/>
            </w:r>
            <w:r w:rsidDel="00596974">
              <w:rPr>
                <w:noProof/>
                <w:webHidden/>
              </w:rPr>
              <w:fldChar w:fldCharType="begin"/>
            </w:r>
            <w:r w:rsidDel="00596974">
              <w:rPr>
                <w:noProof/>
                <w:webHidden/>
              </w:rPr>
              <w:delInstrText xml:space="preserve"> PAGEREF _Toc41948593 \h </w:delInstrText>
            </w:r>
            <w:r w:rsidDel="00596974">
              <w:rPr>
                <w:noProof/>
                <w:webHidden/>
              </w:rPr>
            </w:r>
            <w:r w:rsidDel="00596974">
              <w:rPr>
                <w:noProof/>
                <w:webHidden/>
              </w:rPr>
              <w:fldChar w:fldCharType="separate"/>
            </w:r>
            <w:r w:rsidDel="00596974">
              <w:rPr>
                <w:noProof/>
                <w:webHidden/>
              </w:rPr>
              <w:delText>8</w:delText>
            </w:r>
            <w:r w:rsidDel="00596974">
              <w:rPr>
                <w:noProof/>
                <w:webHidden/>
              </w:rPr>
              <w:fldChar w:fldCharType="end"/>
            </w:r>
            <w:r w:rsidRPr="00AE7FAB" w:rsidDel="00596974">
              <w:rPr>
                <w:rStyle w:val="Hipervnculo"/>
                <w:noProof/>
              </w:rPr>
              <w:fldChar w:fldCharType="end"/>
            </w:r>
          </w:del>
        </w:p>
        <w:p w14:paraId="4364E20D" w14:textId="5FFF64BF" w:rsidR="0062222A" w:rsidDel="00596974" w:rsidRDefault="0062222A">
          <w:pPr>
            <w:pStyle w:val="TDC4"/>
            <w:tabs>
              <w:tab w:val="right" w:leader="underscore" w:pos="9962"/>
            </w:tabs>
            <w:rPr>
              <w:del w:id="1577" w:author="David Osornio [2]" w:date="2020-06-05T00:31:00Z"/>
              <w:rFonts w:eastAsiaTheme="minorEastAsia" w:cstheme="minorBidi"/>
              <w:noProof/>
              <w:kern w:val="0"/>
              <w:sz w:val="22"/>
              <w:szCs w:val="22"/>
              <w:lang w:eastAsia="es-MX" w:bidi="ar-SA"/>
            </w:rPr>
          </w:pPr>
          <w:del w:id="157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"_Toc41948594"</w:delInstrText>
            </w:r>
            <w:r w:rsidRPr="00AE7FAB" w:rsidDel="00596974">
              <w:rPr>
                <w:rStyle w:val="Hipervnculo"/>
                <w:noProof/>
              </w:rPr>
              <w:delInstrText xml:space="preserve"> </w:delInstrText>
            </w:r>
            <w:r w:rsidRPr="00AE7FAB" w:rsidDel="00596974">
              <w:rPr>
                <w:rStyle w:val="Hipervnculo"/>
                <w:noProof/>
              </w:rPr>
              <w:fldChar w:fldCharType="separate"/>
            </w:r>
          </w:del>
          <w:ins w:id="1579" w:author="David Osornio [2]" w:date="2020-06-05T21:29:00Z">
            <w:r w:rsidR="009C4CC2">
              <w:rPr>
                <w:rStyle w:val="Hipervnculo"/>
                <w:b/>
                <w:bCs/>
                <w:noProof/>
                <w:lang w:val="es-ES"/>
              </w:rPr>
              <w:t>¡Error! Referencia de hipervínculo no válida.</w:t>
            </w:r>
          </w:ins>
          <w:ins w:id="1580" w:author="David Osornio" w:date="2020-06-04T23:38:00Z">
            <w:del w:id="1581" w:author="David Osornio [2]" w:date="2020-06-05T00:31:00Z">
              <w:r w:rsidR="00941C00" w:rsidDel="00596974">
                <w:rPr>
                  <w:rStyle w:val="Hipervnculo"/>
                  <w:b/>
                  <w:bCs/>
                  <w:noProof/>
                  <w:lang w:val="es-ES"/>
                </w:rPr>
                <w:delText>¡Error! Referencia de hipervínculo no válida.</w:delText>
              </w:r>
            </w:del>
          </w:ins>
          <w:del w:id="1582" w:author="David Osornio [2]" w:date="2020-06-05T00:31:00Z">
            <w:r w:rsidRPr="00AE7FAB" w:rsidDel="00596974">
              <w:rPr>
                <w:rStyle w:val="Hipervnculo"/>
                <w:noProof/>
              </w:rPr>
              <w:delText>Interfaz: Reservas</w:delText>
            </w:r>
            <w:r w:rsidDel="00596974">
              <w:rPr>
                <w:noProof/>
                <w:webHidden/>
              </w:rPr>
              <w:tab/>
            </w:r>
            <w:r w:rsidDel="00596974">
              <w:rPr>
                <w:noProof/>
                <w:webHidden/>
              </w:rPr>
              <w:fldChar w:fldCharType="begin"/>
            </w:r>
            <w:r w:rsidDel="00596974">
              <w:rPr>
                <w:noProof/>
                <w:webHidden/>
              </w:rPr>
              <w:delInstrText xml:space="preserve"> PAGEREF _Toc41948594 \h </w:delInstrText>
            </w:r>
            <w:r w:rsidDel="00596974">
              <w:rPr>
                <w:noProof/>
                <w:webHidden/>
              </w:rPr>
            </w:r>
            <w:r w:rsidDel="00596974">
              <w:rPr>
                <w:noProof/>
                <w:webHidden/>
              </w:rPr>
              <w:fldChar w:fldCharType="separate"/>
            </w:r>
            <w:r w:rsidDel="00596974">
              <w:rPr>
                <w:noProof/>
                <w:webHidden/>
              </w:rPr>
              <w:delText>9</w:delText>
            </w:r>
            <w:r w:rsidDel="00596974">
              <w:rPr>
                <w:noProof/>
                <w:webHidden/>
              </w:rPr>
              <w:fldChar w:fldCharType="end"/>
            </w:r>
            <w:r w:rsidRPr="00AE7FAB" w:rsidDel="00596974">
              <w:rPr>
                <w:rStyle w:val="Hipervnculo"/>
                <w:noProof/>
              </w:rPr>
              <w:fldChar w:fldCharType="end"/>
            </w:r>
          </w:del>
        </w:p>
        <w:p w14:paraId="1040EA63" w14:textId="2C0B1E00" w:rsidR="0062222A" w:rsidDel="00596974" w:rsidRDefault="0062222A">
          <w:pPr>
            <w:pStyle w:val="TDC4"/>
            <w:tabs>
              <w:tab w:val="right" w:leader="underscore" w:pos="9962"/>
            </w:tabs>
            <w:rPr>
              <w:del w:id="1583" w:author="David Osornio [2]" w:date="2020-06-05T00:31:00Z"/>
              <w:rFonts w:eastAsiaTheme="minorEastAsia" w:cstheme="minorBidi"/>
              <w:noProof/>
              <w:kern w:val="0"/>
              <w:sz w:val="22"/>
              <w:szCs w:val="22"/>
              <w:lang w:eastAsia="es-MX" w:bidi="ar-SA"/>
            </w:rPr>
          </w:pPr>
          <w:del w:id="158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"_Toc41948595"</w:delInstrText>
            </w:r>
            <w:r w:rsidRPr="00AE7FAB" w:rsidDel="00596974">
              <w:rPr>
                <w:rStyle w:val="Hipervnculo"/>
                <w:noProof/>
              </w:rPr>
              <w:delInstrText xml:space="preserve"> </w:delInstrText>
            </w:r>
            <w:r w:rsidRPr="00AE7FAB" w:rsidDel="00596974">
              <w:rPr>
                <w:rStyle w:val="Hipervnculo"/>
                <w:noProof/>
              </w:rPr>
              <w:fldChar w:fldCharType="separate"/>
            </w:r>
          </w:del>
          <w:ins w:id="1585" w:author="David Osornio [2]" w:date="2020-06-05T21:29:00Z">
            <w:r w:rsidR="009C4CC2">
              <w:rPr>
                <w:rStyle w:val="Hipervnculo"/>
                <w:b/>
                <w:bCs/>
                <w:noProof/>
                <w:lang w:val="es-ES"/>
              </w:rPr>
              <w:t>¡Error! Referencia de hipervínculo no válida.</w:t>
            </w:r>
          </w:ins>
          <w:ins w:id="1586" w:author="David Osornio" w:date="2020-06-04T23:38:00Z">
            <w:del w:id="1587" w:author="David Osornio [2]" w:date="2020-06-05T00:31:00Z">
              <w:r w:rsidR="00941C00" w:rsidDel="00596974">
                <w:rPr>
                  <w:rStyle w:val="Hipervnculo"/>
                  <w:b/>
                  <w:bCs/>
                  <w:noProof/>
                  <w:lang w:val="es-ES"/>
                </w:rPr>
                <w:delText>¡Error! Referencia de hipervínculo no válida.</w:delText>
              </w:r>
            </w:del>
          </w:ins>
          <w:del w:id="1588" w:author="David Osornio [2]" w:date="2020-06-05T00:31:00Z">
            <w:r w:rsidRPr="00AE7FAB" w:rsidDel="00596974">
              <w:rPr>
                <w:rStyle w:val="Hipervnculo"/>
                <w:noProof/>
              </w:rPr>
              <w:delText>Interfaz: Principal hotel San Luis Taxhimay</w:delText>
            </w:r>
            <w:r w:rsidDel="00596974">
              <w:rPr>
                <w:noProof/>
                <w:webHidden/>
              </w:rPr>
              <w:tab/>
            </w:r>
            <w:r w:rsidDel="00596974">
              <w:rPr>
                <w:noProof/>
                <w:webHidden/>
              </w:rPr>
              <w:fldChar w:fldCharType="begin"/>
            </w:r>
            <w:r w:rsidDel="00596974">
              <w:rPr>
                <w:noProof/>
                <w:webHidden/>
              </w:rPr>
              <w:delInstrText xml:space="preserve"> PAGEREF _Toc41948595 \h </w:delInstrText>
            </w:r>
            <w:r w:rsidDel="00596974">
              <w:rPr>
                <w:noProof/>
                <w:webHidden/>
              </w:rPr>
            </w:r>
            <w:r w:rsidDel="00596974">
              <w:rPr>
                <w:noProof/>
                <w:webHidden/>
              </w:rPr>
              <w:fldChar w:fldCharType="separate"/>
            </w:r>
            <w:r w:rsidDel="00596974">
              <w:rPr>
                <w:noProof/>
                <w:webHidden/>
              </w:rPr>
              <w:delText>11</w:delText>
            </w:r>
            <w:r w:rsidDel="00596974">
              <w:rPr>
                <w:noProof/>
                <w:webHidden/>
              </w:rPr>
              <w:fldChar w:fldCharType="end"/>
            </w:r>
            <w:r w:rsidRPr="00AE7FAB" w:rsidDel="00596974">
              <w:rPr>
                <w:rStyle w:val="Hipervnculo"/>
                <w:noProof/>
              </w:rPr>
              <w:fldChar w:fldCharType="end"/>
            </w:r>
          </w:del>
        </w:p>
        <w:p w14:paraId="256C8D64" w14:textId="7ECC9C5E" w:rsidR="0062222A" w:rsidDel="00596974" w:rsidRDefault="0062222A">
          <w:pPr>
            <w:pStyle w:val="TDC4"/>
            <w:tabs>
              <w:tab w:val="right" w:leader="underscore" w:pos="9962"/>
            </w:tabs>
            <w:rPr>
              <w:del w:id="1589" w:author="David Osornio [2]" w:date="2020-06-05T00:31:00Z"/>
              <w:rFonts w:eastAsiaTheme="minorEastAsia" w:cstheme="minorBidi"/>
              <w:noProof/>
              <w:kern w:val="0"/>
              <w:sz w:val="22"/>
              <w:szCs w:val="22"/>
              <w:lang w:eastAsia="es-MX" w:bidi="ar-SA"/>
            </w:rPr>
          </w:pPr>
          <w:del w:id="159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"_Toc41948596"</w:delInstrText>
            </w:r>
            <w:r w:rsidRPr="00AE7FAB" w:rsidDel="00596974">
              <w:rPr>
                <w:rStyle w:val="Hipervnculo"/>
                <w:noProof/>
              </w:rPr>
              <w:delInstrText xml:space="preserve"> </w:delInstrText>
            </w:r>
            <w:r w:rsidRPr="00AE7FAB" w:rsidDel="00596974">
              <w:rPr>
                <w:rStyle w:val="Hipervnculo"/>
                <w:noProof/>
              </w:rPr>
              <w:fldChar w:fldCharType="separate"/>
            </w:r>
          </w:del>
          <w:ins w:id="1591" w:author="David Osornio [2]" w:date="2020-06-05T21:29:00Z">
            <w:r w:rsidR="009C4CC2">
              <w:rPr>
                <w:rStyle w:val="Hipervnculo"/>
                <w:b/>
                <w:bCs/>
                <w:noProof/>
                <w:lang w:val="es-ES"/>
              </w:rPr>
              <w:t>¡Error! Referencia de hipervínculo no válida.</w:t>
            </w:r>
          </w:ins>
          <w:ins w:id="1592" w:author="David Osornio" w:date="2020-06-04T23:38:00Z">
            <w:del w:id="1593" w:author="David Osornio [2]" w:date="2020-06-05T00:31:00Z">
              <w:r w:rsidR="00941C00" w:rsidDel="00596974">
                <w:rPr>
                  <w:rStyle w:val="Hipervnculo"/>
                  <w:b/>
                  <w:bCs/>
                  <w:noProof/>
                  <w:lang w:val="es-ES"/>
                </w:rPr>
                <w:delText>¡Error! Referencia de hipervínculo no válida.</w:delText>
              </w:r>
            </w:del>
          </w:ins>
          <w:del w:id="1594" w:author="David Osornio [2]" w:date="2020-06-05T00:31:00Z">
            <w:r w:rsidRPr="00AE7FAB" w:rsidDel="00596974">
              <w:rPr>
                <w:rStyle w:val="Hipervnculo"/>
                <w:noProof/>
              </w:rPr>
              <w:delText>Interfaz: Habitaciones</w:delText>
            </w:r>
            <w:r w:rsidDel="00596974">
              <w:rPr>
                <w:noProof/>
                <w:webHidden/>
              </w:rPr>
              <w:tab/>
            </w:r>
            <w:r w:rsidDel="00596974">
              <w:rPr>
                <w:noProof/>
                <w:webHidden/>
              </w:rPr>
              <w:fldChar w:fldCharType="begin"/>
            </w:r>
            <w:r w:rsidDel="00596974">
              <w:rPr>
                <w:noProof/>
                <w:webHidden/>
              </w:rPr>
              <w:delInstrText xml:space="preserve"> PAGEREF _Toc41948596 \h </w:delInstrText>
            </w:r>
            <w:r w:rsidDel="00596974">
              <w:rPr>
                <w:noProof/>
                <w:webHidden/>
              </w:rPr>
            </w:r>
            <w:r w:rsidDel="00596974">
              <w:rPr>
                <w:noProof/>
                <w:webHidden/>
              </w:rPr>
              <w:fldChar w:fldCharType="separate"/>
            </w:r>
            <w:r w:rsidDel="00596974">
              <w:rPr>
                <w:noProof/>
                <w:webHidden/>
              </w:rPr>
              <w:delText>12</w:delText>
            </w:r>
            <w:r w:rsidDel="00596974">
              <w:rPr>
                <w:noProof/>
                <w:webHidden/>
              </w:rPr>
              <w:fldChar w:fldCharType="end"/>
            </w:r>
            <w:r w:rsidRPr="00AE7FAB" w:rsidDel="00596974">
              <w:rPr>
                <w:rStyle w:val="Hipervnculo"/>
                <w:noProof/>
              </w:rPr>
              <w:fldChar w:fldCharType="end"/>
            </w:r>
          </w:del>
        </w:p>
        <w:p w14:paraId="5078FC5C" w14:textId="7844A841" w:rsidR="0062222A" w:rsidDel="00596974" w:rsidRDefault="0062222A">
          <w:pPr>
            <w:pStyle w:val="TDC4"/>
            <w:tabs>
              <w:tab w:val="right" w:leader="underscore" w:pos="9962"/>
            </w:tabs>
            <w:rPr>
              <w:del w:id="1595" w:author="David Osornio [2]" w:date="2020-06-05T00:31:00Z"/>
              <w:rFonts w:eastAsiaTheme="minorEastAsia" w:cstheme="minorBidi"/>
              <w:noProof/>
              <w:kern w:val="0"/>
              <w:sz w:val="22"/>
              <w:szCs w:val="22"/>
              <w:lang w:eastAsia="es-MX" w:bidi="ar-SA"/>
            </w:rPr>
          </w:pPr>
          <w:del w:id="159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"_Toc41948597"</w:delInstrText>
            </w:r>
            <w:r w:rsidRPr="00AE7FAB" w:rsidDel="00596974">
              <w:rPr>
                <w:rStyle w:val="Hipervnculo"/>
                <w:noProof/>
              </w:rPr>
              <w:delInstrText xml:space="preserve"> </w:delInstrText>
            </w:r>
            <w:r w:rsidRPr="00AE7FAB" w:rsidDel="00596974">
              <w:rPr>
                <w:rStyle w:val="Hipervnculo"/>
                <w:noProof/>
              </w:rPr>
              <w:fldChar w:fldCharType="separate"/>
            </w:r>
          </w:del>
          <w:ins w:id="1597" w:author="David Osornio [2]" w:date="2020-06-05T21:29:00Z">
            <w:r w:rsidR="009C4CC2">
              <w:rPr>
                <w:rStyle w:val="Hipervnculo"/>
                <w:b/>
                <w:bCs/>
                <w:noProof/>
                <w:lang w:val="es-ES"/>
              </w:rPr>
              <w:t>¡Error! Referencia de hipervínculo no válida.</w:t>
            </w:r>
          </w:ins>
          <w:ins w:id="1598" w:author="David Osornio" w:date="2020-06-04T23:38:00Z">
            <w:del w:id="1599" w:author="David Osornio [2]" w:date="2020-06-05T00:31:00Z">
              <w:r w:rsidR="00941C00" w:rsidDel="00596974">
                <w:rPr>
                  <w:rStyle w:val="Hipervnculo"/>
                  <w:b/>
                  <w:bCs/>
                  <w:noProof/>
                  <w:lang w:val="es-ES"/>
                </w:rPr>
                <w:delText>¡Error! Referencia de hipervínculo no válida.</w:delText>
              </w:r>
            </w:del>
          </w:ins>
          <w:del w:id="1600" w:author="David Osornio [2]" w:date="2020-06-05T00:31:00Z">
            <w:r w:rsidRPr="00AE7FAB" w:rsidDel="00596974">
              <w:rPr>
                <w:rStyle w:val="Hipervnculo"/>
                <w:noProof/>
              </w:rPr>
              <w:delText>Interfaz: Servicios</w:delText>
            </w:r>
            <w:r w:rsidDel="00596974">
              <w:rPr>
                <w:noProof/>
                <w:webHidden/>
              </w:rPr>
              <w:tab/>
            </w:r>
            <w:r w:rsidDel="00596974">
              <w:rPr>
                <w:noProof/>
                <w:webHidden/>
              </w:rPr>
              <w:fldChar w:fldCharType="begin"/>
            </w:r>
            <w:r w:rsidDel="00596974">
              <w:rPr>
                <w:noProof/>
                <w:webHidden/>
              </w:rPr>
              <w:delInstrText xml:space="preserve"> PAGEREF _Toc41948597 \h </w:delInstrText>
            </w:r>
            <w:r w:rsidDel="00596974">
              <w:rPr>
                <w:noProof/>
                <w:webHidden/>
              </w:rPr>
            </w:r>
            <w:r w:rsidDel="00596974">
              <w:rPr>
                <w:noProof/>
                <w:webHidden/>
              </w:rPr>
              <w:fldChar w:fldCharType="separate"/>
            </w:r>
            <w:r w:rsidDel="00596974">
              <w:rPr>
                <w:noProof/>
                <w:webHidden/>
              </w:rPr>
              <w:delText>13</w:delText>
            </w:r>
            <w:r w:rsidDel="00596974">
              <w:rPr>
                <w:noProof/>
                <w:webHidden/>
              </w:rPr>
              <w:fldChar w:fldCharType="end"/>
            </w:r>
            <w:r w:rsidRPr="00AE7FAB" w:rsidDel="00596974">
              <w:rPr>
                <w:rStyle w:val="Hipervnculo"/>
                <w:noProof/>
              </w:rPr>
              <w:fldChar w:fldCharType="end"/>
            </w:r>
          </w:del>
        </w:p>
        <w:p w14:paraId="4C7636C1" w14:textId="4619AF5E" w:rsidR="0062222A" w:rsidDel="00596974" w:rsidRDefault="0062222A">
          <w:pPr>
            <w:pStyle w:val="TDC4"/>
            <w:tabs>
              <w:tab w:val="right" w:leader="underscore" w:pos="9962"/>
            </w:tabs>
            <w:rPr>
              <w:del w:id="1601" w:author="David Osornio [2]" w:date="2020-06-05T00:31:00Z"/>
              <w:rFonts w:eastAsiaTheme="minorEastAsia" w:cstheme="minorBidi"/>
              <w:noProof/>
              <w:kern w:val="0"/>
              <w:sz w:val="22"/>
              <w:szCs w:val="22"/>
              <w:lang w:eastAsia="es-MX" w:bidi="ar-SA"/>
            </w:rPr>
          </w:pPr>
          <w:del w:id="160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"_Toc41948598"</w:delInstrText>
            </w:r>
            <w:r w:rsidRPr="00AE7FAB" w:rsidDel="00596974">
              <w:rPr>
                <w:rStyle w:val="Hipervnculo"/>
                <w:noProof/>
              </w:rPr>
              <w:delInstrText xml:space="preserve"> </w:delInstrText>
            </w:r>
            <w:r w:rsidRPr="00AE7FAB" w:rsidDel="00596974">
              <w:rPr>
                <w:rStyle w:val="Hipervnculo"/>
                <w:noProof/>
              </w:rPr>
              <w:fldChar w:fldCharType="separate"/>
            </w:r>
          </w:del>
          <w:ins w:id="1603" w:author="David Osornio [2]" w:date="2020-06-05T21:29:00Z">
            <w:r w:rsidR="009C4CC2">
              <w:rPr>
                <w:rStyle w:val="Hipervnculo"/>
                <w:b/>
                <w:bCs/>
                <w:noProof/>
                <w:lang w:val="es-ES"/>
              </w:rPr>
              <w:t>¡Error! Referencia de hipervínculo no válida.</w:t>
            </w:r>
          </w:ins>
          <w:ins w:id="1604" w:author="David Osornio" w:date="2020-06-04T23:38:00Z">
            <w:del w:id="1605" w:author="David Osornio [2]" w:date="2020-06-05T00:31:00Z">
              <w:r w:rsidR="00941C00" w:rsidDel="00596974">
                <w:rPr>
                  <w:rStyle w:val="Hipervnculo"/>
                  <w:b/>
                  <w:bCs/>
                  <w:noProof/>
                  <w:lang w:val="es-ES"/>
                </w:rPr>
                <w:delText>¡Error! Referencia de hipervínculo no válida.</w:delText>
              </w:r>
            </w:del>
          </w:ins>
          <w:del w:id="1606" w:author="David Osornio [2]" w:date="2020-06-05T00:31:00Z">
            <w:r w:rsidRPr="00AE7FAB" w:rsidDel="00596974">
              <w:rPr>
                <w:rStyle w:val="Hipervnculo"/>
                <w:noProof/>
              </w:rPr>
              <w:delText>Interfaz: Galería</w:delText>
            </w:r>
            <w:r w:rsidDel="00596974">
              <w:rPr>
                <w:noProof/>
                <w:webHidden/>
              </w:rPr>
              <w:tab/>
            </w:r>
            <w:r w:rsidDel="00596974">
              <w:rPr>
                <w:noProof/>
                <w:webHidden/>
              </w:rPr>
              <w:fldChar w:fldCharType="begin"/>
            </w:r>
            <w:r w:rsidDel="00596974">
              <w:rPr>
                <w:noProof/>
                <w:webHidden/>
              </w:rPr>
              <w:delInstrText xml:space="preserve"> PAGEREF _Toc41948598 \h </w:delInstrText>
            </w:r>
            <w:r w:rsidDel="00596974">
              <w:rPr>
                <w:noProof/>
                <w:webHidden/>
              </w:rPr>
            </w:r>
            <w:r w:rsidDel="00596974">
              <w:rPr>
                <w:noProof/>
                <w:webHidden/>
              </w:rPr>
              <w:fldChar w:fldCharType="separate"/>
            </w:r>
            <w:r w:rsidDel="00596974">
              <w:rPr>
                <w:noProof/>
                <w:webHidden/>
              </w:rPr>
              <w:delText>14</w:delText>
            </w:r>
            <w:r w:rsidDel="00596974">
              <w:rPr>
                <w:noProof/>
                <w:webHidden/>
              </w:rPr>
              <w:fldChar w:fldCharType="end"/>
            </w:r>
            <w:r w:rsidRPr="00AE7FAB" w:rsidDel="00596974">
              <w:rPr>
                <w:rStyle w:val="Hipervnculo"/>
                <w:noProof/>
              </w:rPr>
              <w:fldChar w:fldCharType="end"/>
            </w:r>
          </w:del>
        </w:p>
        <w:p w14:paraId="6E1F6214" w14:textId="06206696" w:rsidR="0062222A" w:rsidDel="00596974" w:rsidRDefault="0062222A">
          <w:pPr>
            <w:pStyle w:val="TDC4"/>
            <w:tabs>
              <w:tab w:val="right" w:leader="underscore" w:pos="9962"/>
            </w:tabs>
            <w:rPr>
              <w:del w:id="1607" w:author="David Osornio [2]" w:date="2020-06-05T00:31:00Z"/>
              <w:rFonts w:eastAsiaTheme="minorEastAsia" w:cstheme="minorBidi"/>
              <w:noProof/>
              <w:kern w:val="0"/>
              <w:sz w:val="22"/>
              <w:szCs w:val="22"/>
              <w:lang w:eastAsia="es-MX" w:bidi="ar-SA"/>
            </w:rPr>
          </w:pPr>
          <w:del w:id="160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"_Toc41948599"</w:delInstrText>
            </w:r>
            <w:r w:rsidRPr="00AE7FAB" w:rsidDel="00596974">
              <w:rPr>
                <w:rStyle w:val="Hipervnculo"/>
                <w:noProof/>
              </w:rPr>
              <w:delInstrText xml:space="preserve"> </w:delInstrText>
            </w:r>
            <w:r w:rsidRPr="00AE7FAB" w:rsidDel="00596974">
              <w:rPr>
                <w:rStyle w:val="Hipervnculo"/>
                <w:noProof/>
              </w:rPr>
              <w:fldChar w:fldCharType="separate"/>
            </w:r>
          </w:del>
          <w:ins w:id="1609" w:author="David Osornio [2]" w:date="2020-06-05T21:29:00Z">
            <w:r w:rsidR="009C4CC2">
              <w:rPr>
                <w:rStyle w:val="Hipervnculo"/>
                <w:b/>
                <w:bCs/>
                <w:noProof/>
                <w:lang w:val="es-ES"/>
              </w:rPr>
              <w:t>¡Error! Referencia de hipervínculo no válida.</w:t>
            </w:r>
          </w:ins>
          <w:ins w:id="1610" w:author="David Osornio" w:date="2020-06-04T23:38:00Z">
            <w:del w:id="1611" w:author="David Osornio [2]" w:date="2020-06-05T00:31:00Z">
              <w:r w:rsidR="00941C00" w:rsidDel="00596974">
                <w:rPr>
                  <w:rStyle w:val="Hipervnculo"/>
                  <w:b/>
                  <w:bCs/>
                  <w:noProof/>
                  <w:lang w:val="es-ES"/>
                </w:rPr>
                <w:delText>¡Error! Referencia de hipervínculo no válida.</w:delText>
              </w:r>
            </w:del>
          </w:ins>
          <w:del w:id="1612" w:author="David Osornio [2]" w:date="2020-06-05T00:31:00Z">
            <w:r w:rsidRPr="00AE7FAB" w:rsidDel="00596974">
              <w:rPr>
                <w:rStyle w:val="Hipervnculo"/>
                <w:noProof/>
              </w:rPr>
              <w:delText>Interfaz: Ubicación</w:delText>
            </w:r>
            <w:r w:rsidDel="00596974">
              <w:rPr>
                <w:noProof/>
                <w:webHidden/>
              </w:rPr>
              <w:tab/>
            </w:r>
            <w:r w:rsidDel="00596974">
              <w:rPr>
                <w:noProof/>
                <w:webHidden/>
              </w:rPr>
              <w:fldChar w:fldCharType="begin"/>
            </w:r>
            <w:r w:rsidDel="00596974">
              <w:rPr>
                <w:noProof/>
                <w:webHidden/>
              </w:rPr>
              <w:delInstrText xml:space="preserve"> PAGEREF _Toc41948599 \h </w:delInstrText>
            </w:r>
            <w:r w:rsidDel="00596974">
              <w:rPr>
                <w:noProof/>
                <w:webHidden/>
              </w:rPr>
            </w:r>
            <w:r w:rsidDel="00596974">
              <w:rPr>
                <w:noProof/>
                <w:webHidden/>
              </w:rPr>
              <w:fldChar w:fldCharType="separate"/>
            </w:r>
            <w:r w:rsidDel="00596974">
              <w:rPr>
                <w:noProof/>
                <w:webHidden/>
              </w:rPr>
              <w:delText>15</w:delText>
            </w:r>
            <w:r w:rsidDel="00596974">
              <w:rPr>
                <w:noProof/>
                <w:webHidden/>
              </w:rPr>
              <w:fldChar w:fldCharType="end"/>
            </w:r>
            <w:r w:rsidRPr="00AE7FAB" w:rsidDel="00596974">
              <w:rPr>
                <w:rStyle w:val="Hipervnculo"/>
                <w:noProof/>
              </w:rPr>
              <w:fldChar w:fldCharType="end"/>
            </w:r>
          </w:del>
        </w:p>
        <w:p w14:paraId="45027C8C" w14:textId="01ADCA11" w:rsidR="0062222A" w:rsidDel="00596974" w:rsidRDefault="0062222A">
          <w:pPr>
            <w:pStyle w:val="TDC4"/>
            <w:tabs>
              <w:tab w:val="right" w:leader="underscore" w:pos="9962"/>
            </w:tabs>
            <w:rPr>
              <w:del w:id="1613" w:author="David Osornio [2]" w:date="2020-06-05T00:31:00Z"/>
              <w:rFonts w:eastAsiaTheme="minorEastAsia" w:cstheme="minorBidi"/>
              <w:noProof/>
              <w:kern w:val="0"/>
              <w:sz w:val="22"/>
              <w:szCs w:val="22"/>
              <w:lang w:eastAsia="es-MX" w:bidi="ar-SA"/>
            </w:rPr>
          </w:pPr>
          <w:del w:id="161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"_Toc41948600"</w:delInstrText>
            </w:r>
            <w:r w:rsidRPr="00AE7FAB" w:rsidDel="00596974">
              <w:rPr>
                <w:rStyle w:val="Hipervnculo"/>
                <w:noProof/>
              </w:rPr>
              <w:delInstrText xml:space="preserve"> </w:delInstrText>
            </w:r>
            <w:r w:rsidRPr="00AE7FAB" w:rsidDel="00596974">
              <w:rPr>
                <w:rStyle w:val="Hipervnculo"/>
                <w:noProof/>
              </w:rPr>
              <w:fldChar w:fldCharType="separate"/>
            </w:r>
          </w:del>
          <w:ins w:id="1615" w:author="David Osornio [2]" w:date="2020-06-05T21:29:00Z">
            <w:r w:rsidR="009C4CC2">
              <w:rPr>
                <w:rStyle w:val="Hipervnculo"/>
                <w:b/>
                <w:bCs/>
                <w:noProof/>
                <w:lang w:val="es-ES"/>
              </w:rPr>
              <w:t>¡Error! Referencia de hipervínculo no válida.</w:t>
            </w:r>
          </w:ins>
          <w:ins w:id="1616" w:author="David Osornio" w:date="2020-06-04T23:38:00Z">
            <w:del w:id="1617" w:author="David Osornio [2]" w:date="2020-06-05T00:31:00Z">
              <w:r w:rsidR="00941C00" w:rsidDel="00596974">
                <w:rPr>
                  <w:rStyle w:val="Hipervnculo"/>
                  <w:b/>
                  <w:bCs/>
                  <w:noProof/>
                  <w:lang w:val="es-ES"/>
                </w:rPr>
                <w:delText>¡Error! Referencia de hipervínculo no válida.</w:delText>
              </w:r>
            </w:del>
          </w:ins>
          <w:del w:id="1618" w:author="David Osornio [2]" w:date="2020-06-05T00:31:00Z">
            <w:r w:rsidRPr="00AE7FAB" w:rsidDel="00596974">
              <w:rPr>
                <w:rStyle w:val="Hipervnculo"/>
                <w:noProof/>
              </w:rPr>
              <w:delText>Cuestiones de optimización del interfaz de usuario</w:delText>
            </w:r>
            <w:r w:rsidDel="00596974">
              <w:rPr>
                <w:noProof/>
                <w:webHidden/>
              </w:rPr>
              <w:tab/>
            </w:r>
            <w:r w:rsidDel="00596974">
              <w:rPr>
                <w:noProof/>
                <w:webHidden/>
              </w:rPr>
              <w:fldChar w:fldCharType="begin"/>
            </w:r>
            <w:r w:rsidDel="00596974">
              <w:rPr>
                <w:noProof/>
                <w:webHidden/>
              </w:rPr>
              <w:delInstrText xml:space="preserve"> PAGEREF _Toc41948600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0B70D444" w14:textId="08885661" w:rsidR="0062222A" w:rsidDel="00596974" w:rsidRDefault="0062222A">
          <w:pPr>
            <w:pStyle w:val="TDC3"/>
            <w:tabs>
              <w:tab w:val="right" w:leader="underscore" w:pos="9962"/>
            </w:tabs>
            <w:rPr>
              <w:del w:id="1619" w:author="David Osornio [2]" w:date="2020-06-05T00:31:00Z"/>
              <w:rFonts w:eastAsiaTheme="minorEastAsia" w:cstheme="minorBidi"/>
              <w:noProof/>
              <w:kern w:val="0"/>
              <w:sz w:val="22"/>
              <w:szCs w:val="22"/>
              <w:lang w:eastAsia="es-MX" w:bidi="ar-SA"/>
            </w:rPr>
          </w:pPr>
          <w:del w:id="162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"_Toc41948601"</w:delInstrText>
            </w:r>
            <w:r w:rsidRPr="00AE7FAB" w:rsidDel="00596974">
              <w:rPr>
                <w:rStyle w:val="Hipervnculo"/>
                <w:noProof/>
              </w:rPr>
              <w:delInstrText xml:space="preserve"> </w:delInstrText>
            </w:r>
            <w:r w:rsidRPr="00AE7FAB" w:rsidDel="00596974">
              <w:rPr>
                <w:rStyle w:val="Hipervnculo"/>
                <w:noProof/>
              </w:rPr>
              <w:fldChar w:fldCharType="separate"/>
            </w:r>
          </w:del>
          <w:ins w:id="1621" w:author="David Osornio [2]" w:date="2020-06-05T21:29:00Z">
            <w:r w:rsidR="009C4CC2">
              <w:rPr>
                <w:rStyle w:val="Hipervnculo"/>
                <w:b/>
                <w:bCs/>
                <w:noProof/>
                <w:lang w:val="es-ES"/>
              </w:rPr>
              <w:t>¡Error! Referencia de hipervínculo no válida.</w:t>
            </w:r>
          </w:ins>
          <w:ins w:id="1622" w:author="David Osornio" w:date="2020-06-04T23:38:00Z">
            <w:del w:id="1623" w:author="David Osornio [2]" w:date="2020-06-05T00:31:00Z">
              <w:r w:rsidR="00941C00" w:rsidDel="00596974">
                <w:rPr>
                  <w:rStyle w:val="Hipervnculo"/>
                  <w:b/>
                  <w:bCs/>
                  <w:noProof/>
                  <w:lang w:val="es-ES"/>
                </w:rPr>
                <w:delText>¡Error! Referencia de hipervínculo no válida.</w:delText>
              </w:r>
            </w:del>
          </w:ins>
          <w:del w:id="1624" w:author="David Osornio [2]" w:date="2020-06-05T00:31:00Z">
            <w:r w:rsidRPr="00AE7FAB" w:rsidDel="00596974">
              <w:rPr>
                <w:rStyle w:val="Hipervnculo"/>
                <w:noProof/>
              </w:rPr>
              <w:delText>Interfaces hardware</w:delText>
            </w:r>
            <w:r w:rsidDel="00596974">
              <w:rPr>
                <w:noProof/>
                <w:webHidden/>
              </w:rPr>
              <w:tab/>
            </w:r>
            <w:r w:rsidDel="00596974">
              <w:rPr>
                <w:noProof/>
                <w:webHidden/>
              </w:rPr>
              <w:fldChar w:fldCharType="begin"/>
            </w:r>
            <w:r w:rsidDel="00596974">
              <w:rPr>
                <w:noProof/>
                <w:webHidden/>
              </w:rPr>
              <w:delInstrText xml:space="preserve"> PAGEREF _Toc41948601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028BDA2C" w14:textId="0610A48E" w:rsidR="0062222A" w:rsidDel="00596974" w:rsidRDefault="0062222A">
          <w:pPr>
            <w:pStyle w:val="TDC3"/>
            <w:tabs>
              <w:tab w:val="right" w:leader="underscore" w:pos="9962"/>
            </w:tabs>
            <w:rPr>
              <w:del w:id="1625" w:author="David Osornio [2]" w:date="2020-06-05T00:31:00Z"/>
              <w:rFonts w:eastAsiaTheme="minorEastAsia" w:cstheme="minorBidi"/>
              <w:noProof/>
              <w:kern w:val="0"/>
              <w:sz w:val="22"/>
              <w:szCs w:val="22"/>
              <w:lang w:eastAsia="es-MX" w:bidi="ar-SA"/>
            </w:rPr>
          </w:pPr>
          <w:del w:id="162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"_Toc41948602"</w:delInstrText>
            </w:r>
            <w:r w:rsidRPr="00AE7FAB" w:rsidDel="00596974">
              <w:rPr>
                <w:rStyle w:val="Hipervnculo"/>
                <w:noProof/>
              </w:rPr>
              <w:delInstrText xml:space="preserve"> </w:delInstrText>
            </w:r>
            <w:r w:rsidRPr="00AE7FAB" w:rsidDel="00596974">
              <w:rPr>
                <w:rStyle w:val="Hipervnculo"/>
                <w:noProof/>
              </w:rPr>
              <w:fldChar w:fldCharType="separate"/>
            </w:r>
          </w:del>
          <w:ins w:id="1627" w:author="David Osornio [2]" w:date="2020-06-05T21:29:00Z">
            <w:r w:rsidR="009C4CC2">
              <w:rPr>
                <w:rStyle w:val="Hipervnculo"/>
                <w:b/>
                <w:bCs/>
                <w:noProof/>
                <w:lang w:val="es-ES"/>
              </w:rPr>
              <w:t>¡Error! Referencia de hipervínculo no válida.</w:t>
            </w:r>
          </w:ins>
          <w:ins w:id="1628" w:author="David Osornio" w:date="2020-06-04T23:38:00Z">
            <w:del w:id="1629" w:author="David Osornio [2]" w:date="2020-06-05T00:31:00Z">
              <w:r w:rsidR="00941C00" w:rsidDel="00596974">
                <w:rPr>
                  <w:rStyle w:val="Hipervnculo"/>
                  <w:b/>
                  <w:bCs/>
                  <w:noProof/>
                  <w:lang w:val="es-ES"/>
                </w:rPr>
                <w:delText>¡Error! Referencia de hipervínculo no válida.</w:delText>
              </w:r>
            </w:del>
          </w:ins>
          <w:del w:id="1630" w:author="David Osornio [2]" w:date="2020-06-05T00:31:00Z">
            <w:r w:rsidRPr="00AE7FAB" w:rsidDel="00596974">
              <w:rPr>
                <w:rStyle w:val="Hipervnculo"/>
                <w:noProof/>
              </w:rPr>
              <w:delText>Interfaces software</w:delText>
            </w:r>
            <w:r w:rsidDel="00596974">
              <w:rPr>
                <w:noProof/>
                <w:webHidden/>
              </w:rPr>
              <w:tab/>
            </w:r>
            <w:r w:rsidDel="00596974">
              <w:rPr>
                <w:noProof/>
                <w:webHidden/>
              </w:rPr>
              <w:fldChar w:fldCharType="begin"/>
            </w:r>
            <w:r w:rsidDel="00596974">
              <w:rPr>
                <w:noProof/>
                <w:webHidden/>
              </w:rPr>
              <w:delInstrText xml:space="preserve"> PAGEREF _Toc41948602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4A3D7691" w14:textId="67DA00FC" w:rsidR="0062222A" w:rsidDel="00596974" w:rsidRDefault="0062222A">
          <w:pPr>
            <w:pStyle w:val="TDC4"/>
            <w:tabs>
              <w:tab w:val="right" w:leader="underscore" w:pos="9962"/>
            </w:tabs>
            <w:rPr>
              <w:del w:id="1631" w:author="David Osornio [2]" w:date="2020-06-05T00:31:00Z"/>
              <w:rFonts w:eastAsiaTheme="minorEastAsia" w:cstheme="minorBidi"/>
              <w:noProof/>
              <w:kern w:val="0"/>
              <w:sz w:val="22"/>
              <w:szCs w:val="22"/>
              <w:lang w:eastAsia="es-MX" w:bidi="ar-SA"/>
            </w:rPr>
          </w:pPr>
          <w:del w:id="163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"_Toc41948603"</w:delInstrText>
            </w:r>
            <w:r w:rsidRPr="00AE7FAB" w:rsidDel="00596974">
              <w:rPr>
                <w:rStyle w:val="Hipervnculo"/>
                <w:noProof/>
              </w:rPr>
              <w:delInstrText xml:space="preserve"> </w:delInstrText>
            </w:r>
            <w:r w:rsidRPr="00AE7FAB" w:rsidDel="00596974">
              <w:rPr>
                <w:rStyle w:val="Hipervnculo"/>
                <w:noProof/>
              </w:rPr>
              <w:fldChar w:fldCharType="separate"/>
            </w:r>
          </w:del>
          <w:ins w:id="1633" w:author="David Osornio [2]" w:date="2020-06-05T21:29:00Z">
            <w:r w:rsidR="009C4CC2">
              <w:rPr>
                <w:rStyle w:val="Hipervnculo"/>
                <w:b/>
                <w:bCs/>
                <w:noProof/>
                <w:lang w:val="es-ES"/>
              </w:rPr>
              <w:t>¡Error! Referencia de hipervínculo no válida.</w:t>
            </w:r>
          </w:ins>
          <w:ins w:id="1634" w:author="David Osornio" w:date="2020-06-04T23:38:00Z">
            <w:del w:id="1635" w:author="David Osornio [2]" w:date="2020-06-05T00:31:00Z">
              <w:r w:rsidR="00941C00" w:rsidDel="00596974">
                <w:rPr>
                  <w:rStyle w:val="Hipervnculo"/>
                  <w:b/>
                  <w:bCs/>
                  <w:noProof/>
                  <w:lang w:val="es-ES"/>
                </w:rPr>
                <w:delText>¡Error! Referencia de hipervínculo no válida.</w:delText>
              </w:r>
            </w:del>
          </w:ins>
          <w:del w:id="1636" w:author="David Osornio [2]" w:date="2020-06-05T00:31:00Z">
            <w:r w:rsidRPr="00AE7FAB" w:rsidDel="00596974">
              <w:rPr>
                <w:rStyle w:val="Hipervnculo"/>
                <w:noProof/>
              </w:rPr>
              <w:delText>Descripción del producto software utilizado</w:delText>
            </w:r>
            <w:r w:rsidDel="00596974">
              <w:rPr>
                <w:noProof/>
                <w:webHidden/>
              </w:rPr>
              <w:tab/>
            </w:r>
            <w:r w:rsidDel="00596974">
              <w:rPr>
                <w:noProof/>
                <w:webHidden/>
              </w:rPr>
              <w:fldChar w:fldCharType="begin"/>
            </w:r>
            <w:r w:rsidDel="00596974">
              <w:rPr>
                <w:noProof/>
                <w:webHidden/>
              </w:rPr>
              <w:delInstrText xml:space="preserve"> PAGEREF _Toc41948603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32FA7571" w14:textId="7FDF03A1" w:rsidR="0062222A" w:rsidDel="00596974" w:rsidRDefault="0062222A">
          <w:pPr>
            <w:pStyle w:val="TDC4"/>
            <w:tabs>
              <w:tab w:val="right" w:leader="underscore" w:pos="9962"/>
            </w:tabs>
            <w:rPr>
              <w:del w:id="1637" w:author="David Osornio [2]" w:date="2020-06-05T00:31:00Z"/>
              <w:rFonts w:eastAsiaTheme="minorEastAsia" w:cstheme="minorBidi"/>
              <w:noProof/>
              <w:kern w:val="0"/>
              <w:sz w:val="22"/>
              <w:szCs w:val="22"/>
              <w:lang w:eastAsia="es-MX" w:bidi="ar-SA"/>
            </w:rPr>
          </w:pPr>
          <w:del w:id="163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"_Toc41948604"</w:delInstrText>
            </w:r>
            <w:r w:rsidRPr="00AE7FAB" w:rsidDel="00596974">
              <w:rPr>
                <w:rStyle w:val="Hipervnculo"/>
                <w:noProof/>
              </w:rPr>
              <w:delInstrText xml:space="preserve"> </w:delInstrText>
            </w:r>
            <w:r w:rsidRPr="00AE7FAB" w:rsidDel="00596974">
              <w:rPr>
                <w:rStyle w:val="Hipervnculo"/>
                <w:noProof/>
              </w:rPr>
              <w:fldChar w:fldCharType="separate"/>
            </w:r>
          </w:del>
          <w:ins w:id="1639" w:author="David Osornio [2]" w:date="2020-06-05T21:29:00Z">
            <w:r w:rsidR="009C4CC2">
              <w:rPr>
                <w:rStyle w:val="Hipervnculo"/>
                <w:b/>
                <w:bCs/>
                <w:noProof/>
                <w:lang w:val="es-ES"/>
              </w:rPr>
              <w:t>¡Error! Referencia de hipervínculo no válida.</w:t>
            </w:r>
          </w:ins>
          <w:ins w:id="1640" w:author="David Osornio" w:date="2020-06-04T23:38:00Z">
            <w:del w:id="1641" w:author="David Osornio [2]" w:date="2020-06-05T00:31:00Z">
              <w:r w:rsidR="00941C00" w:rsidDel="00596974">
                <w:rPr>
                  <w:rStyle w:val="Hipervnculo"/>
                  <w:b/>
                  <w:bCs/>
                  <w:noProof/>
                  <w:lang w:val="es-ES"/>
                </w:rPr>
                <w:delText>¡Error! Referencia de hipervínculo no válida.</w:delText>
              </w:r>
            </w:del>
          </w:ins>
          <w:del w:id="1642" w:author="David Osornio [2]" w:date="2020-06-05T00:31:00Z">
            <w:r w:rsidRPr="00AE7FAB" w:rsidDel="00596974">
              <w:rPr>
                <w:rStyle w:val="Hipervnculo"/>
                <w:noProof/>
              </w:rPr>
              <w:delText>Propósito del interfaz</w:delText>
            </w:r>
            <w:r w:rsidDel="00596974">
              <w:rPr>
                <w:noProof/>
                <w:webHidden/>
              </w:rPr>
              <w:tab/>
            </w:r>
            <w:r w:rsidDel="00596974">
              <w:rPr>
                <w:noProof/>
                <w:webHidden/>
              </w:rPr>
              <w:fldChar w:fldCharType="begin"/>
            </w:r>
            <w:r w:rsidDel="00596974">
              <w:rPr>
                <w:noProof/>
                <w:webHidden/>
              </w:rPr>
              <w:delInstrText xml:space="preserve"> PAGEREF _Toc41948604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4D783595" w14:textId="406FAD2C" w:rsidR="0062222A" w:rsidDel="00596974" w:rsidRDefault="0062222A">
          <w:pPr>
            <w:pStyle w:val="TDC4"/>
            <w:tabs>
              <w:tab w:val="right" w:leader="underscore" w:pos="9962"/>
            </w:tabs>
            <w:rPr>
              <w:del w:id="1643" w:author="David Osornio [2]" w:date="2020-06-05T00:31:00Z"/>
              <w:rFonts w:eastAsiaTheme="minorEastAsia" w:cstheme="minorBidi"/>
              <w:noProof/>
              <w:kern w:val="0"/>
              <w:sz w:val="22"/>
              <w:szCs w:val="22"/>
              <w:lang w:eastAsia="es-MX" w:bidi="ar-SA"/>
            </w:rPr>
          </w:pPr>
          <w:del w:id="164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"_Toc41948605"</w:delInstrText>
            </w:r>
            <w:r w:rsidRPr="00AE7FAB" w:rsidDel="00596974">
              <w:rPr>
                <w:rStyle w:val="Hipervnculo"/>
                <w:noProof/>
              </w:rPr>
              <w:delInstrText xml:space="preserve"> </w:delInstrText>
            </w:r>
            <w:r w:rsidRPr="00AE7FAB" w:rsidDel="00596974">
              <w:rPr>
                <w:rStyle w:val="Hipervnculo"/>
                <w:noProof/>
              </w:rPr>
              <w:fldChar w:fldCharType="separate"/>
            </w:r>
          </w:del>
          <w:ins w:id="1645" w:author="David Osornio [2]" w:date="2020-06-05T21:29:00Z">
            <w:r w:rsidR="009C4CC2">
              <w:rPr>
                <w:rStyle w:val="Hipervnculo"/>
                <w:b/>
                <w:bCs/>
                <w:noProof/>
                <w:lang w:val="es-ES"/>
              </w:rPr>
              <w:t>¡Error! Referencia de hipervínculo no válida.</w:t>
            </w:r>
          </w:ins>
          <w:ins w:id="1646" w:author="David Osornio" w:date="2020-06-04T23:38:00Z">
            <w:del w:id="1647" w:author="David Osornio [2]" w:date="2020-06-05T00:31:00Z">
              <w:r w:rsidR="00941C00" w:rsidDel="00596974">
                <w:rPr>
                  <w:rStyle w:val="Hipervnculo"/>
                  <w:b/>
                  <w:bCs/>
                  <w:noProof/>
                  <w:lang w:val="es-ES"/>
                </w:rPr>
                <w:delText>¡Error! Referencia de hipervínculo no válida.</w:delText>
              </w:r>
            </w:del>
          </w:ins>
          <w:del w:id="1648" w:author="David Osornio [2]" w:date="2020-06-05T00:31:00Z">
            <w:r w:rsidRPr="00AE7FAB" w:rsidDel="00596974">
              <w:rPr>
                <w:rStyle w:val="Hipervnculo"/>
                <w:noProof/>
              </w:rPr>
              <w:delText>Definición del interfaz: contenido y formato</w:delText>
            </w:r>
            <w:r w:rsidDel="00596974">
              <w:rPr>
                <w:noProof/>
                <w:webHidden/>
              </w:rPr>
              <w:tab/>
            </w:r>
            <w:r w:rsidDel="00596974">
              <w:rPr>
                <w:noProof/>
                <w:webHidden/>
              </w:rPr>
              <w:fldChar w:fldCharType="begin"/>
            </w:r>
            <w:r w:rsidDel="00596974">
              <w:rPr>
                <w:noProof/>
                <w:webHidden/>
              </w:rPr>
              <w:delInstrText xml:space="preserve"> PAGEREF _Toc41948605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17AC848D" w14:textId="70A9BAFD" w:rsidR="0062222A" w:rsidDel="00596974" w:rsidRDefault="0062222A">
          <w:pPr>
            <w:pStyle w:val="TDC3"/>
            <w:tabs>
              <w:tab w:val="right" w:leader="underscore" w:pos="9962"/>
            </w:tabs>
            <w:rPr>
              <w:del w:id="1649" w:author="David Osornio [2]" w:date="2020-06-05T00:31:00Z"/>
              <w:rFonts w:eastAsiaTheme="minorEastAsia" w:cstheme="minorBidi"/>
              <w:noProof/>
              <w:kern w:val="0"/>
              <w:sz w:val="22"/>
              <w:szCs w:val="22"/>
              <w:lang w:eastAsia="es-MX" w:bidi="ar-SA"/>
            </w:rPr>
          </w:pPr>
          <w:del w:id="165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"_Toc41948606"</w:delInstrText>
            </w:r>
            <w:r w:rsidRPr="00AE7FAB" w:rsidDel="00596974">
              <w:rPr>
                <w:rStyle w:val="Hipervnculo"/>
                <w:noProof/>
              </w:rPr>
              <w:delInstrText xml:space="preserve"> </w:delInstrText>
            </w:r>
            <w:r w:rsidRPr="00AE7FAB" w:rsidDel="00596974">
              <w:rPr>
                <w:rStyle w:val="Hipervnculo"/>
                <w:noProof/>
              </w:rPr>
              <w:fldChar w:fldCharType="separate"/>
            </w:r>
          </w:del>
          <w:ins w:id="1651" w:author="David Osornio [2]" w:date="2020-06-05T21:29:00Z">
            <w:r w:rsidR="009C4CC2">
              <w:rPr>
                <w:rStyle w:val="Hipervnculo"/>
                <w:b/>
                <w:bCs/>
                <w:noProof/>
                <w:lang w:val="es-ES"/>
              </w:rPr>
              <w:t>¡Error! Referencia de hipervínculo no válida.</w:t>
            </w:r>
          </w:ins>
          <w:ins w:id="1652" w:author="David Osornio" w:date="2020-06-04T23:38:00Z">
            <w:del w:id="1653" w:author="David Osornio [2]" w:date="2020-06-05T00:31:00Z">
              <w:r w:rsidR="00941C00" w:rsidDel="00596974">
                <w:rPr>
                  <w:rStyle w:val="Hipervnculo"/>
                  <w:b/>
                  <w:bCs/>
                  <w:noProof/>
                  <w:lang w:val="es-ES"/>
                </w:rPr>
                <w:delText>¡Error! Referencia de hipervínculo no válida.</w:delText>
              </w:r>
            </w:del>
          </w:ins>
          <w:del w:id="1654" w:author="David Osornio [2]" w:date="2020-06-05T00:31:00Z">
            <w:r w:rsidRPr="00AE7FAB" w:rsidDel="00596974">
              <w:rPr>
                <w:rStyle w:val="Hipervnculo"/>
                <w:noProof/>
              </w:rPr>
              <w:delText>Interfaces de comunicaciones</w:delText>
            </w:r>
            <w:r w:rsidDel="00596974">
              <w:rPr>
                <w:noProof/>
                <w:webHidden/>
              </w:rPr>
              <w:tab/>
            </w:r>
            <w:r w:rsidDel="00596974">
              <w:rPr>
                <w:noProof/>
                <w:webHidden/>
              </w:rPr>
              <w:fldChar w:fldCharType="begin"/>
            </w:r>
            <w:r w:rsidDel="00596974">
              <w:rPr>
                <w:noProof/>
                <w:webHidden/>
              </w:rPr>
              <w:delInstrText xml:space="preserve"> PAGEREF _Toc41948606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5065CC85" w14:textId="10328C4A" w:rsidR="0062222A" w:rsidDel="00596974" w:rsidRDefault="0062222A">
          <w:pPr>
            <w:pStyle w:val="TDC3"/>
            <w:tabs>
              <w:tab w:val="right" w:leader="underscore" w:pos="9962"/>
            </w:tabs>
            <w:rPr>
              <w:del w:id="1655" w:author="David Osornio [2]" w:date="2020-06-05T00:31:00Z"/>
              <w:rFonts w:eastAsiaTheme="minorEastAsia" w:cstheme="minorBidi"/>
              <w:noProof/>
              <w:kern w:val="0"/>
              <w:sz w:val="22"/>
              <w:szCs w:val="22"/>
              <w:lang w:eastAsia="es-MX" w:bidi="ar-SA"/>
            </w:rPr>
          </w:pPr>
          <w:del w:id="165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"_Toc41948607"</w:delInstrText>
            </w:r>
            <w:r w:rsidRPr="00AE7FAB" w:rsidDel="00596974">
              <w:rPr>
                <w:rStyle w:val="Hipervnculo"/>
                <w:noProof/>
              </w:rPr>
              <w:delInstrText xml:space="preserve"> </w:delInstrText>
            </w:r>
            <w:r w:rsidRPr="00AE7FAB" w:rsidDel="00596974">
              <w:rPr>
                <w:rStyle w:val="Hipervnculo"/>
                <w:noProof/>
              </w:rPr>
              <w:fldChar w:fldCharType="separate"/>
            </w:r>
          </w:del>
          <w:ins w:id="1657" w:author="David Osornio [2]" w:date="2020-06-05T21:29:00Z">
            <w:r w:rsidR="009C4CC2">
              <w:rPr>
                <w:rStyle w:val="Hipervnculo"/>
                <w:b/>
                <w:bCs/>
                <w:noProof/>
                <w:lang w:val="es-ES"/>
              </w:rPr>
              <w:t>¡Error! Referencia de hipervínculo no válida.</w:t>
            </w:r>
          </w:ins>
          <w:ins w:id="1658" w:author="David Osornio" w:date="2020-06-04T23:38:00Z">
            <w:del w:id="1659" w:author="David Osornio [2]" w:date="2020-06-05T00:31:00Z">
              <w:r w:rsidR="00941C00" w:rsidDel="00596974">
                <w:rPr>
                  <w:rStyle w:val="Hipervnculo"/>
                  <w:b/>
                  <w:bCs/>
                  <w:noProof/>
                  <w:lang w:val="es-ES"/>
                </w:rPr>
                <w:delText>¡Error! Referencia de hipervínculo no válida.</w:delText>
              </w:r>
            </w:del>
          </w:ins>
          <w:del w:id="1660" w:author="David Osornio [2]" w:date="2020-06-05T00:31:00Z">
            <w:r w:rsidRPr="00AE7FAB" w:rsidDel="00596974">
              <w:rPr>
                <w:rStyle w:val="Hipervnculo"/>
                <w:noProof/>
              </w:rPr>
              <w:delText>Limitaciones de memoria</w:delText>
            </w:r>
            <w:r w:rsidDel="00596974">
              <w:rPr>
                <w:noProof/>
                <w:webHidden/>
              </w:rPr>
              <w:tab/>
            </w:r>
            <w:r w:rsidDel="00596974">
              <w:rPr>
                <w:noProof/>
                <w:webHidden/>
              </w:rPr>
              <w:fldChar w:fldCharType="begin"/>
            </w:r>
            <w:r w:rsidDel="00596974">
              <w:rPr>
                <w:noProof/>
                <w:webHidden/>
              </w:rPr>
              <w:delInstrText xml:space="preserve"> PAGEREF _Toc41948607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6C63E61A" w14:textId="789E7F64" w:rsidR="0062222A" w:rsidDel="00596974" w:rsidRDefault="0062222A">
          <w:pPr>
            <w:pStyle w:val="TDC3"/>
            <w:tabs>
              <w:tab w:val="right" w:leader="underscore" w:pos="9962"/>
            </w:tabs>
            <w:rPr>
              <w:del w:id="1661" w:author="David Osornio [2]" w:date="2020-06-05T00:31:00Z"/>
              <w:rFonts w:eastAsiaTheme="minorEastAsia" w:cstheme="minorBidi"/>
              <w:noProof/>
              <w:kern w:val="0"/>
              <w:sz w:val="22"/>
              <w:szCs w:val="22"/>
              <w:lang w:eastAsia="es-MX" w:bidi="ar-SA"/>
            </w:rPr>
          </w:pPr>
          <w:del w:id="166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"_Toc41948608"</w:delInstrText>
            </w:r>
            <w:r w:rsidRPr="00AE7FAB" w:rsidDel="00596974">
              <w:rPr>
                <w:rStyle w:val="Hipervnculo"/>
                <w:noProof/>
              </w:rPr>
              <w:delInstrText xml:space="preserve"> </w:delInstrText>
            </w:r>
            <w:r w:rsidRPr="00AE7FAB" w:rsidDel="00596974">
              <w:rPr>
                <w:rStyle w:val="Hipervnculo"/>
                <w:noProof/>
              </w:rPr>
              <w:fldChar w:fldCharType="separate"/>
            </w:r>
          </w:del>
          <w:ins w:id="1663" w:author="David Osornio [2]" w:date="2020-06-05T21:29:00Z">
            <w:r w:rsidR="009C4CC2">
              <w:rPr>
                <w:rStyle w:val="Hipervnculo"/>
                <w:b/>
                <w:bCs/>
                <w:noProof/>
                <w:lang w:val="es-ES"/>
              </w:rPr>
              <w:t>¡Error! Referencia de hipervínculo no válida.</w:t>
            </w:r>
          </w:ins>
          <w:ins w:id="1664" w:author="David Osornio" w:date="2020-06-04T23:38:00Z">
            <w:del w:id="1665" w:author="David Osornio [2]" w:date="2020-06-05T00:31:00Z">
              <w:r w:rsidR="00941C00" w:rsidDel="00596974">
                <w:rPr>
                  <w:rStyle w:val="Hipervnculo"/>
                  <w:b/>
                  <w:bCs/>
                  <w:noProof/>
                  <w:lang w:val="es-ES"/>
                </w:rPr>
                <w:delText>¡Error! Referencia de hipervínculo no válida.</w:delText>
              </w:r>
            </w:del>
          </w:ins>
          <w:del w:id="1666" w:author="David Osornio [2]" w:date="2020-06-05T00:31:00Z">
            <w:r w:rsidRPr="00AE7FAB" w:rsidDel="00596974">
              <w:rPr>
                <w:rStyle w:val="Hipervnculo"/>
                <w:noProof/>
              </w:rPr>
              <w:delText>Operaciones</w:delText>
            </w:r>
            <w:r w:rsidDel="00596974">
              <w:rPr>
                <w:noProof/>
                <w:webHidden/>
              </w:rPr>
              <w:tab/>
            </w:r>
            <w:r w:rsidDel="00596974">
              <w:rPr>
                <w:noProof/>
                <w:webHidden/>
              </w:rPr>
              <w:fldChar w:fldCharType="begin"/>
            </w:r>
            <w:r w:rsidDel="00596974">
              <w:rPr>
                <w:noProof/>
                <w:webHidden/>
              </w:rPr>
              <w:delInstrText xml:space="preserve"> PAGEREF _Toc41948608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4F7F60D7" w14:textId="1486BA8E" w:rsidR="0062222A" w:rsidDel="00596974" w:rsidRDefault="0062222A">
          <w:pPr>
            <w:pStyle w:val="TDC4"/>
            <w:tabs>
              <w:tab w:val="right" w:leader="underscore" w:pos="9962"/>
            </w:tabs>
            <w:rPr>
              <w:del w:id="1667" w:author="David Osornio [2]" w:date="2020-06-05T00:31:00Z"/>
              <w:rFonts w:eastAsiaTheme="minorEastAsia" w:cstheme="minorBidi"/>
              <w:noProof/>
              <w:kern w:val="0"/>
              <w:sz w:val="22"/>
              <w:szCs w:val="22"/>
              <w:lang w:eastAsia="es-MX" w:bidi="ar-SA"/>
            </w:rPr>
          </w:pPr>
          <w:del w:id="166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"_Toc41948609"</w:delInstrText>
            </w:r>
            <w:r w:rsidRPr="00AE7FAB" w:rsidDel="00596974">
              <w:rPr>
                <w:rStyle w:val="Hipervnculo"/>
                <w:noProof/>
              </w:rPr>
              <w:delInstrText xml:space="preserve"> </w:delInstrText>
            </w:r>
            <w:r w:rsidRPr="00AE7FAB" w:rsidDel="00596974">
              <w:rPr>
                <w:rStyle w:val="Hipervnculo"/>
                <w:noProof/>
              </w:rPr>
              <w:fldChar w:fldCharType="separate"/>
            </w:r>
          </w:del>
          <w:ins w:id="1669" w:author="David Osornio [2]" w:date="2020-06-05T21:29:00Z">
            <w:r w:rsidR="009C4CC2">
              <w:rPr>
                <w:rStyle w:val="Hipervnculo"/>
                <w:b/>
                <w:bCs/>
                <w:noProof/>
                <w:lang w:val="es-ES"/>
              </w:rPr>
              <w:t>¡Error! Referencia de hipervínculo no válida.</w:t>
            </w:r>
          </w:ins>
          <w:ins w:id="1670" w:author="David Osornio" w:date="2020-06-04T23:38:00Z">
            <w:del w:id="1671" w:author="David Osornio [2]" w:date="2020-06-05T00:31:00Z">
              <w:r w:rsidR="00941C00" w:rsidDel="00596974">
                <w:rPr>
                  <w:rStyle w:val="Hipervnculo"/>
                  <w:b/>
                  <w:bCs/>
                  <w:noProof/>
                  <w:lang w:val="es-ES"/>
                </w:rPr>
                <w:delText>¡Error! Referencia de hipervínculo no válida.</w:delText>
              </w:r>
            </w:del>
          </w:ins>
          <w:del w:id="1672" w:author="David Osornio [2]" w:date="2020-06-05T00:31:00Z">
            <w:r w:rsidRPr="00AE7FAB" w:rsidDel="00596974">
              <w:rPr>
                <w:rStyle w:val="Hipervnculo"/>
                <w:noProof/>
              </w:rPr>
              <w:delText>Modos de operación de los distintos grupos de usuarios</w:delText>
            </w:r>
            <w:r w:rsidDel="00596974">
              <w:rPr>
                <w:noProof/>
                <w:webHidden/>
              </w:rPr>
              <w:tab/>
            </w:r>
            <w:r w:rsidDel="00596974">
              <w:rPr>
                <w:noProof/>
                <w:webHidden/>
              </w:rPr>
              <w:fldChar w:fldCharType="begin"/>
            </w:r>
            <w:r w:rsidDel="00596974">
              <w:rPr>
                <w:noProof/>
                <w:webHidden/>
              </w:rPr>
              <w:delInstrText xml:space="preserve"> PAGEREF _Toc41948609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64B2F96F" w14:textId="5BC0BC1F" w:rsidR="0062222A" w:rsidDel="00596974" w:rsidRDefault="0062222A">
          <w:pPr>
            <w:pStyle w:val="TDC4"/>
            <w:tabs>
              <w:tab w:val="right" w:leader="underscore" w:pos="9962"/>
            </w:tabs>
            <w:rPr>
              <w:del w:id="1673" w:author="David Osornio [2]" w:date="2020-06-05T00:31:00Z"/>
              <w:rFonts w:eastAsiaTheme="minorEastAsia" w:cstheme="minorBidi"/>
              <w:noProof/>
              <w:kern w:val="0"/>
              <w:sz w:val="22"/>
              <w:szCs w:val="22"/>
              <w:lang w:eastAsia="es-MX" w:bidi="ar-SA"/>
            </w:rPr>
          </w:pPr>
          <w:del w:id="167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"_Toc41948610"</w:delInstrText>
            </w:r>
            <w:r w:rsidRPr="00AE7FAB" w:rsidDel="00596974">
              <w:rPr>
                <w:rStyle w:val="Hipervnculo"/>
                <w:noProof/>
              </w:rPr>
              <w:delInstrText xml:space="preserve"> </w:delInstrText>
            </w:r>
            <w:r w:rsidRPr="00AE7FAB" w:rsidDel="00596974">
              <w:rPr>
                <w:rStyle w:val="Hipervnculo"/>
                <w:noProof/>
              </w:rPr>
              <w:fldChar w:fldCharType="separate"/>
            </w:r>
          </w:del>
          <w:ins w:id="1675" w:author="David Osornio [2]" w:date="2020-06-05T21:29:00Z">
            <w:r w:rsidR="009C4CC2">
              <w:rPr>
                <w:rStyle w:val="Hipervnculo"/>
                <w:b/>
                <w:bCs/>
                <w:noProof/>
                <w:lang w:val="es-ES"/>
              </w:rPr>
              <w:t>¡Error! Referencia de hipervínculo no válida.</w:t>
            </w:r>
          </w:ins>
          <w:ins w:id="1676" w:author="David Osornio" w:date="2020-06-04T23:38:00Z">
            <w:del w:id="1677" w:author="David Osornio [2]" w:date="2020-06-05T00:31:00Z">
              <w:r w:rsidR="00941C00" w:rsidDel="00596974">
                <w:rPr>
                  <w:rStyle w:val="Hipervnculo"/>
                  <w:b/>
                  <w:bCs/>
                  <w:noProof/>
                  <w:lang w:val="es-ES"/>
                </w:rPr>
                <w:delText>¡Error! Referencia de hipervínculo no válida.</w:delText>
              </w:r>
            </w:del>
          </w:ins>
          <w:del w:id="1678" w:author="David Osornio [2]" w:date="2020-06-05T00:31:00Z">
            <w:r w:rsidRPr="00AE7FAB" w:rsidDel="00596974">
              <w:rPr>
                <w:rStyle w:val="Hipervnculo"/>
                <w:noProof/>
              </w:rPr>
              <w:delText>Periodos de operaciones interactivas y automáticas</w:delText>
            </w:r>
            <w:r w:rsidDel="00596974">
              <w:rPr>
                <w:noProof/>
                <w:webHidden/>
              </w:rPr>
              <w:tab/>
            </w:r>
            <w:r w:rsidDel="00596974">
              <w:rPr>
                <w:noProof/>
                <w:webHidden/>
              </w:rPr>
              <w:fldChar w:fldCharType="begin"/>
            </w:r>
            <w:r w:rsidDel="00596974">
              <w:rPr>
                <w:noProof/>
                <w:webHidden/>
              </w:rPr>
              <w:delInstrText xml:space="preserve"> PAGEREF _Toc41948610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411815A7" w14:textId="262B4AAA" w:rsidR="0062222A" w:rsidDel="00596974" w:rsidRDefault="0062222A">
          <w:pPr>
            <w:pStyle w:val="TDC4"/>
            <w:tabs>
              <w:tab w:val="right" w:leader="underscore" w:pos="9962"/>
            </w:tabs>
            <w:rPr>
              <w:del w:id="1679" w:author="David Osornio [2]" w:date="2020-06-05T00:31:00Z"/>
              <w:rFonts w:eastAsiaTheme="minorEastAsia" w:cstheme="minorBidi"/>
              <w:noProof/>
              <w:kern w:val="0"/>
              <w:sz w:val="22"/>
              <w:szCs w:val="22"/>
              <w:lang w:eastAsia="es-MX" w:bidi="ar-SA"/>
            </w:rPr>
          </w:pPr>
          <w:del w:id="168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"_Toc41948611"</w:delInstrText>
            </w:r>
            <w:r w:rsidRPr="00AE7FAB" w:rsidDel="00596974">
              <w:rPr>
                <w:rStyle w:val="Hipervnculo"/>
                <w:noProof/>
              </w:rPr>
              <w:delInstrText xml:space="preserve"> </w:delInstrText>
            </w:r>
            <w:r w:rsidRPr="00AE7FAB" w:rsidDel="00596974">
              <w:rPr>
                <w:rStyle w:val="Hipervnculo"/>
                <w:noProof/>
              </w:rPr>
              <w:fldChar w:fldCharType="separate"/>
            </w:r>
          </w:del>
          <w:ins w:id="1681" w:author="David Osornio [2]" w:date="2020-06-05T21:29:00Z">
            <w:r w:rsidR="009C4CC2">
              <w:rPr>
                <w:rStyle w:val="Hipervnculo"/>
                <w:b/>
                <w:bCs/>
                <w:noProof/>
                <w:lang w:val="es-ES"/>
              </w:rPr>
              <w:t>¡Error! Referencia de hipervínculo no válida.</w:t>
            </w:r>
          </w:ins>
          <w:ins w:id="1682" w:author="David Osornio" w:date="2020-06-04T23:38:00Z">
            <w:del w:id="1683" w:author="David Osornio [2]" w:date="2020-06-05T00:31:00Z">
              <w:r w:rsidR="00941C00" w:rsidDel="00596974">
                <w:rPr>
                  <w:rStyle w:val="Hipervnculo"/>
                  <w:b/>
                  <w:bCs/>
                  <w:noProof/>
                  <w:lang w:val="es-ES"/>
                </w:rPr>
                <w:delText>¡Error! Referencia de hipervínculo no válida.</w:delText>
              </w:r>
            </w:del>
          </w:ins>
          <w:del w:id="1684" w:author="David Osornio [2]" w:date="2020-06-05T00:31:00Z">
            <w:r w:rsidRPr="00AE7FAB" w:rsidDel="00596974">
              <w:rPr>
                <w:rStyle w:val="Hipervnculo"/>
                <w:noProof/>
              </w:rPr>
              <w:delText>Funciones respaldo del procesamiento de datos</w:delText>
            </w:r>
            <w:r w:rsidDel="00596974">
              <w:rPr>
                <w:noProof/>
                <w:webHidden/>
              </w:rPr>
              <w:tab/>
            </w:r>
            <w:r w:rsidDel="00596974">
              <w:rPr>
                <w:noProof/>
                <w:webHidden/>
              </w:rPr>
              <w:fldChar w:fldCharType="begin"/>
            </w:r>
            <w:r w:rsidDel="00596974">
              <w:rPr>
                <w:noProof/>
                <w:webHidden/>
              </w:rPr>
              <w:delInstrText xml:space="preserve"> PAGEREF _Toc41948611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54038AF2" w14:textId="4B65C73D" w:rsidR="0062222A" w:rsidDel="00596974" w:rsidRDefault="0062222A">
          <w:pPr>
            <w:pStyle w:val="TDC4"/>
            <w:tabs>
              <w:tab w:val="right" w:leader="underscore" w:pos="9962"/>
            </w:tabs>
            <w:rPr>
              <w:del w:id="1685" w:author="David Osornio [2]" w:date="2020-06-05T00:31:00Z"/>
              <w:rFonts w:eastAsiaTheme="minorEastAsia" w:cstheme="minorBidi"/>
              <w:noProof/>
              <w:kern w:val="0"/>
              <w:sz w:val="22"/>
              <w:szCs w:val="22"/>
              <w:lang w:eastAsia="es-MX" w:bidi="ar-SA"/>
            </w:rPr>
          </w:pPr>
          <w:del w:id="168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"_Toc41948612"</w:delInstrText>
            </w:r>
            <w:r w:rsidRPr="00AE7FAB" w:rsidDel="00596974">
              <w:rPr>
                <w:rStyle w:val="Hipervnculo"/>
                <w:noProof/>
              </w:rPr>
              <w:delInstrText xml:space="preserve"> </w:delInstrText>
            </w:r>
            <w:r w:rsidRPr="00AE7FAB" w:rsidDel="00596974">
              <w:rPr>
                <w:rStyle w:val="Hipervnculo"/>
                <w:noProof/>
              </w:rPr>
              <w:fldChar w:fldCharType="separate"/>
            </w:r>
          </w:del>
          <w:ins w:id="1687" w:author="David Osornio [2]" w:date="2020-06-05T21:29:00Z">
            <w:r w:rsidR="009C4CC2">
              <w:rPr>
                <w:rStyle w:val="Hipervnculo"/>
                <w:b/>
                <w:bCs/>
                <w:noProof/>
                <w:lang w:val="es-ES"/>
              </w:rPr>
              <w:t>¡Error! Referencia de hipervínculo no válida.</w:t>
            </w:r>
          </w:ins>
          <w:ins w:id="1688" w:author="David Osornio" w:date="2020-06-04T23:38:00Z">
            <w:del w:id="1689" w:author="David Osornio [2]" w:date="2020-06-05T00:31:00Z">
              <w:r w:rsidR="00941C00" w:rsidDel="00596974">
                <w:rPr>
                  <w:rStyle w:val="Hipervnculo"/>
                  <w:b/>
                  <w:bCs/>
                  <w:noProof/>
                  <w:lang w:val="es-ES"/>
                </w:rPr>
                <w:delText>¡Error! Referencia de hipervínculo no válida.</w:delText>
              </w:r>
            </w:del>
          </w:ins>
          <w:del w:id="1690" w:author="David Osornio [2]" w:date="2020-06-05T00:31:00Z">
            <w:r w:rsidRPr="00AE7FAB" w:rsidDel="00596974">
              <w:rPr>
                <w:rStyle w:val="Hipervnculo"/>
                <w:noProof/>
              </w:rPr>
              <w:delText>Operaciones de backup y recuperación</w:delText>
            </w:r>
            <w:r w:rsidDel="00596974">
              <w:rPr>
                <w:noProof/>
                <w:webHidden/>
              </w:rPr>
              <w:tab/>
            </w:r>
            <w:r w:rsidDel="00596974">
              <w:rPr>
                <w:noProof/>
                <w:webHidden/>
              </w:rPr>
              <w:fldChar w:fldCharType="begin"/>
            </w:r>
            <w:r w:rsidDel="00596974">
              <w:rPr>
                <w:noProof/>
                <w:webHidden/>
              </w:rPr>
              <w:delInstrText xml:space="preserve"> PAGEREF _Toc41948612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26F6599B" w14:textId="045BE4A5" w:rsidR="0062222A" w:rsidDel="00596974" w:rsidRDefault="0062222A">
          <w:pPr>
            <w:pStyle w:val="TDC3"/>
            <w:tabs>
              <w:tab w:val="right" w:leader="underscore" w:pos="9962"/>
            </w:tabs>
            <w:rPr>
              <w:del w:id="1691" w:author="David Osornio [2]" w:date="2020-06-05T00:31:00Z"/>
              <w:rFonts w:eastAsiaTheme="minorEastAsia" w:cstheme="minorBidi"/>
              <w:noProof/>
              <w:kern w:val="0"/>
              <w:sz w:val="22"/>
              <w:szCs w:val="22"/>
              <w:lang w:eastAsia="es-MX" w:bidi="ar-SA"/>
            </w:rPr>
          </w:pPr>
          <w:del w:id="169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"_Toc41948613"</w:delInstrText>
            </w:r>
            <w:r w:rsidRPr="00AE7FAB" w:rsidDel="00596974">
              <w:rPr>
                <w:rStyle w:val="Hipervnculo"/>
                <w:noProof/>
              </w:rPr>
              <w:delInstrText xml:space="preserve"> </w:delInstrText>
            </w:r>
            <w:r w:rsidRPr="00AE7FAB" w:rsidDel="00596974">
              <w:rPr>
                <w:rStyle w:val="Hipervnculo"/>
                <w:noProof/>
              </w:rPr>
              <w:fldChar w:fldCharType="separate"/>
            </w:r>
          </w:del>
          <w:ins w:id="1693" w:author="David Osornio [2]" w:date="2020-06-05T21:29:00Z">
            <w:r w:rsidR="009C4CC2">
              <w:rPr>
                <w:rStyle w:val="Hipervnculo"/>
                <w:b/>
                <w:bCs/>
                <w:noProof/>
                <w:lang w:val="es-ES"/>
              </w:rPr>
              <w:t>¡Error! Referencia de hipervínculo no válida.</w:t>
            </w:r>
          </w:ins>
          <w:ins w:id="1694" w:author="David Osornio" w:date="2020-06-04T23:38:00Z">
            <w:del w:id="1695" w:author="David Osornio [2]" w:date="2020-06-05T00:31:00Z">
              <w:r w:rsidR="00941C00" w:rsidDel="00596974">
                <w:rPr>
                  <w:rStyle w:val="Hipervnculo"/>
                  <w:b/>
                  <w:bCs/>
                  <w:noProof/>
                  <w:lang w:val="es-ES"/>
                </w:rPr>
                <w:delText>¡Error! Referencia de hipervínculo no válida.</w:delText>
              </w:r>
            </w:del>
          </w:ins>
          <w:del w:id="1696" w:author="David Osornio [2]" w:date="2020-06-05T00:31:00Z">
            <w:r w:rsidRPr="00AE7FAB" w:rsidDel="00596974">
              <w:rPr>
                <w:rStyle w:val="Hipervnculo"/>
                <w:noProof/>
              </w:rPr>
              <w:delText>Requerimientos para adaptarse a la ubicación</w:delText>
            </w:r>
            <w:r w:rsidDel="00596974">
              <w:rPr>
                <w:noProof/>
                <w:webHidden/>
              </w:rPr>
              <w:tab/>
            </w:r>
            <w:r w:rsidDel="00596974">
              <w:rPr>
                <w:noProof/>
                <w:webHidden/>
              </w:rPr>
              <w:fldChar w:fldCharType="begin"/>
            </w:r>
            <w:r w:rsidDel="00596974">
              <w:rPr>
                <w:noProof/>
                <w:webHidden/>
              </w:rPr>
              <w:delInstrText xml:space="preserve"> PAGEREF _Toc41948613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53D8542B" w14:textId="6301D2B3" w:rsidR="0062222A" w:rsidDel="00596974" w:rsidRDefault="0062222A">
          <w:pPr>
            <w:pStyle w:val="TDC4"/>
            <w:tabs>
              <w:tab w:val="right" w:leader="underscore" w:pos="9962"/>
            </w:tabs>
            <w:rPr>
              <w:del w:id="1697" w:author="David Osornio [2]" w:date="2020-06-05T00:31:00Z"/>
              <w:rFonts w:eastAsiaTheme="minorEastAsia" w:cstheme="minorBidi"/>
              <w:noProof/>
              <w:kern w:val="0"/>
              <w:sz w:val="22"/>
              <w:szCs w:val="22"/>
              <w:lang w:eastAsia="es-MX" w:bidi="ar-SA"/>
            </w:rPr>
          </w:pPr>
          <w:del w:id="169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"_Toc41948614"</w:delInstrText>
            </w:r>
            <w:r w:rsidRPr="00AE7FAB" w:rsidDel="00596974">
              <w:rPr>
                <w:rStyle w:val="Hipervnculo"/>
                <w:noProof/>
              </w:rPr>
              <w:delInstrText xml:space="preserve"> </w:delInstrText>
            </w:r>
            <w:r w:rsidRPr="00AE7FAB" w:rsidDel="00596974">
              <w:rPr>
                <w:rStyle w:val="Hipervnculo"/>
                <w:noProof/>
              </w:rPr>
              <w:fldChar w:fldCharType="separate"/>
            </w:r>
          </w:del>
          <w:ins w:id="1699" w:author="David Osornio [2]" w:date="2020-06-05T21:29:00Z">
            <w:r w:rsidR="009C4CC2">
              <w:rPr>
                <w:rStyle w:val="Hipervnculo"/>
                <w:b/>
                <w:bCs/>
                <w:noProof/>
                <w:lang w:val="es-ES"/>
              </w:rPr>
              <w:t>¡Error! Referencia de hipervínculo no válida.</w:t>
            </w:r>
          </w:ins>
          <w:ins w:id="1700" w:author="David Osornio" w:date="2020-06-04T23:38:00Z">
            <w:del w:id="1701" w:author="David Osornio [2]" w:date="2020-06-05T00:31:00Z">
              <w:r w:rsidR="00941C00" w:rsidDel="00596974">
                <w:rPr>
                  <w:rStyle w:val="Hipervnculo"/>
                  <w:b/>
                  <w:bCs/>
                  <w:noProof/>
                  <w:lang w:val="es-ES"/>
                </w:rPr>
                <w:delText>¡Error! Referencia de hipervínculo no válida.</w:delText>
              </w:r>
            </w:del>
          </w:ins>
          <w:del w:id="1702" w:author="David Osornio [2]" w:date="2020-06-05T00:31:00Z">
            <w:r w:rsidRPr="00AE7FAB" w:rsidDel="00596974">
              <w:rPr>
                <w:rStyle w:val="Hipervnculo"/>
                <w:noProof/>
              </w:rPr>
              <w:delText>Indicar cualquier dato o secuencia de inicialización específico de cualquier lugar, modo de operación.</w:delText>
            </w:r>
            <w:r w:rsidDel="00596974">
              <w:rPr>
                <w:noProof/>
                <w:webHidden/>
              </w:rPr>
              <w:tab/>
            </w:r>
            <w:r w:rsidDel="00596974">
              <w:rPr>
                <w:noProof/>
                <w:webHidden/>
              </w:rPr>
              <w:fldChar w:fldCharType="begin"/>
            </w:r>
            <w:r w:rsidDel="00596974">
              <w:rPr>
                <w:noProof/>
                <w:webHidden/>
              </w:rPr>
              <w:delInstrText xml:space="preserve"> PAGEREF _Toc41948614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2D21CCB0" w14:textId="21BC501C" w:rsidR="0062222A" w:rsidDel="00596974" w:rsidRDefault="0062222A">
          <w:pPr>
            <w:pStyle w:val="TDC4"/>
            <w:tabs>
              <w:tab w:val="right" w:leader="underscore" w:pos="9962"/>
            </w:tabs>
            <w:rPr>
              <w:del w:id="1703" w:author="David Osornio [2]" w:date="2020-06-05T00:31:00Z"/>
              <w:rFonts w:eastAsiaTheme="minorEastAsia" w:cstheme="minorBidi"/>
              <w:noProof/>
              <w:kern w:val="0"/>
              <w:sz w:val="22"/>
              <w:szCs w:val="22"/>
              <w:lang w:eastAsia="es-MX" w:bidi="ar-SA"/>
            </w:rPr>
          </w:pPr>
          <w:del w:id="170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"_Toc41948615"</w:delInstrText>
            </w:r>
            <w:r w:rsidRPr="00AE7FAB" w:rsidDel="00596974">
              <w:rPr>
                <w:rStyle w:val="Hipervnculo"/>
                <w:noProof/>
              </w:rPr>
              <w:delInstrText xml:space="preserve"> </w:delInstrText>
            </w:r>
            <w:r w:rsidRPr="00AE7FAB" w:rsidDel="00596974">
              <w:rPr>
                <w:rStyle w:val="Hipervnculo"/>
                <w:noProof/>
              </w:rPr>
              <w:fldChar w:fldCharType="separate"/>
            </w:r>
          </w:del>
          <w:ins w:id="1705" w:author="David Osornio [2]" w:date="2020-06-05T21:29:00Z">
            <w:r w:rsidR="009C4CC2">
              <w:rPr>
                <w:rStyle w:val="Hipervnculo"/>
                <w:b/>
                <w:bCs/>
                <w:noProof/>
                <w:lang w:val="es-ES"/>
              </w:rPr>
              <w:t>¡Error! Referencia de hipervínculo no válida.</w:t>
            </w:r>
          </w:ins>
          <w:ins w:id="1706" w:author="David Osornio" w:date="2020-06-04T23:38:00Z">
            <w:del w:id="1707" w:author="David Osornio [2]" w:date="2020-06-05T00:31:00Z">
              <w:r w:rsidR="00941C00" w:rsidDel="00596974">
                <w:rPr>
                  <w:rStyle w:val="Hipervnculo"/>
                  <w:b/>
                  <w:bCs/>
                  <w:noProof/>
                  <w:lang w:val="es-ES"/>
                </w:rPr>
                <w:delText>¡Error! Referencia de hipervínculo no válida.</w:delText>
              </w:r>
            </w:del>
          </w:ins>
          <w:del w:id="1708" w:author="David Osornio [2]" w:date="2020-06-05T00:31:00Z">
            <w:r w:rsidRPr="00AE7FAB" w:rsidDel="00596974">
              <w:rPr>
                <w:rStyle w:val="Hipervnculo"/>
                <w:noProof/>
              </w:rPr>
              <w:delText>Características que deben ser modificadas para una instalación en particular.</w:delText>
            </w:r>
            <w:r w:rsidDel="00596974">
              <w:rPr>
                <w:noProof/>
                <w:webHidden/>
              </w:rPr>
              <w:tab/>
            </w:r>
            <w:r w:rsidDel="00596974">
              <w:rPr>
                <w:noProof/>
                <w:webHidden/>
              </w:rPr>
              <w:fldChar w:fldCharType="begin"/>
            </w:r>
            <w:r w:rsidDel="00596974">
              <w:rPr>
                <w:noProof/>
                <w:webHidden/>
              </w:rPr>
              <w:delInstrText xml:space="preserve"> PAGEREF _Toc41948615 \h </w:delInstrText>
            </w:r>
            <w:r w:rsidDel="00596974">
              <w:rPr>
                <w:noProof/>
                <w:webHidden/>
              </w:rPr>
            </w:r>
            <w:r w:rsidDel="00596974">
              <w:rPr>
                <w:noProof/>
                <w:webHidden/>
              </w:rPr>
              <w:fldChar w:fldCharType="separate"/>
            </w:r>
            <w:r w:rsidDel="00596974">
              <w:rPr>
                <w:noProof/>
                <w:webHidden/>
              </w:rPr>
              <w:delText>16</w:delText>
            </w:r>
            <w:r w:rsidDel="00596974">
              <w:rPr>
                <w:noProof/>
                <w:webHidden/>
              </w:rPr>
              <w:fldChar w:fldCharType="end"/>
            </w:r>
            <w:r w:rsidRPr="00AE7FAB" w:rsidDel="00596974">
              <w:rPr>
                <w:rStyle w:val="Hipervnculo"/>
                <w:noProof/>
              </w:rPr>
              <w:fldChar w:fldCharType="end"/>
            </w:r>
          </w:del>
        </w:p>
        <w:p w14:paraId="04B65854" w14:textId="2B6D36B6" w:rsidR="0062222A" w:rsidDel="00596974" w:rsidRDefault="0062222A">
          <w:pPr>
            <w:pStyle w:val="TDC2"/>
            <w:tabs>
              <w:tab w:val="right" w:leader="underscore" w:pos="9962"/>
            </w:tabs>
            <w:rPr>
              <w:del w:id="1709" w:author="David Osornio [2]" w:date="2020-06-05T00:31:00Z"/>
              <w:rFonts w:eastAsiaTheme="minorEastAsia" w:cstheme="minorBidi"/>
              <w:b w:val="0"/>
              <w:bCs w:val="0"/>
              <w:noProof/>
              <w:kern w:val="0"/>
              <w:lang w:eastAsia="es-MX" w:bidi="ar-SA"/>
            </w:rPr>
          </w:pPr>
          <w:del w:id="171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"_Toc41948616"</w:delInstrText>
            </w:r>
            <w:r w:rsidRPr="00AE7FAB" w:rsidDel="00596974">
              <w:rPr>
                <w:rStyle w:val="Hipervnculo"/>
                <w:noProof/>
              </w:rPr>
              <w:delInstrText xml:space="preserve"> </w:delInstrText>
            </w:r>
            <w:r w:rsidRPr="00AE7FAB" w:rsidDel="00596974">
              <w:rPr>
                <w:rStyle w:val="Hipervnculo"/>
                <w:noProof/>
              </w:rPr>
              <w:fldChar w:fldCharType="separate"/>
            </w:r>
          </w:del>
          <w:ins w:id="1711" w:author="David Osornio [2]" w:date="2020-06-05T21:29:00Z">
            <w:r w:rsidR="009C4CC2">
              <w:rPr>
                <w:rStyle w:val="Hipervnculo"/>
                <w:b w:val="0"/>
                <w:bCs w:val="0"/>
                <w:noProof/>
                <w:lang w:val="es-ES"/>
              </w:rPr>
              <w:t>¡Error! Referencia de hipervínculo no válida.</w:t>
            </w:r>
          </w:ins>
          <w:ins w:id="1712" w:author="David Osornio" w:date="2020-06-04T23:38:00Z">
            <w:del w:id="1713" w:author="David Osornio [2]" w:date="2020-06-05T00:31:00Z">
              <w:r w:rsidR="00941C00" w:rsidDel="00596974">
                <w:rPr>
                  <w:rStyle w:val="Hipervnculo"/>
                  <w:b w:val="0"/>
                  <w:bCs w:val="0"/>
                  <w:noProof/>
                  <w:lang w:val="es-ES"/>
                </w:rPr>
                <w:delText>¡Error! Referencia de hipervínculo no válida.</w:delText>
              </w:r>
            </w:del>
          </w:ins>
          <w:del w:id="1714" w:author="David Osornio [2]" w:date="2020-06-05T00:31:00Z">
            <w:r w:rsidRPr="00AE7FAB" w:rsidDel="00596974">
              <w:rPr>
                <w:rStyle w:val="Hipervnculo"/>
                <w:noProof/>
              </w:rPr>
              <w:delText>Funciones del producto</w:delText>
            </w:r>
            <w:r w:rsidDel="00596974">
              <w:rPr>
                <w:noProof/>
                <w:webHidden/>
              </w:rPr>
              <w:tab/>
            </w:r>
            <w:r w:rsidDel="00596974">
              <w:rPr>
                <w:noProof/>
                <w:webHidden/>
              </w:rPr>
              <w:fldChar w:fldCharType="begin"/>
            </w:r>
            <w:r w:rsidDel="00596974">
              <w:rPr>
                <w:noProof/>
                <w:webHidden/>
              </w:rPr>
              <w:delInstrText xml:space="preserve"> PAGEREF _Toc41948616 \h </w:delInstrText>
            </w:r>
            <w:r w:rsidDel="00596974">
              <w:rPr>
                <w:noProof/>
                <w:webHidden/>
              </w:rPr>
            </w:r>
            <w:r w:rsidDel="00596974">
              <w:rPr>
                <w:noProof/>
                <w:webHidden/>
              </w:rPr>
              <w:fldChar w:fldCharType="separate"/>
            </w:r>
            <w:r w:rsidDel="00596974">
              <w:rPr>
                <w:noProof/>
                <w:webHidden/>
              </w:rPr>
              <w:delText>17</w:delText>
            </w:r>
            <w:r w:rsidDel="00596974">
              <w:rPr>
                <w:noProof/>
                <w:webHidden/>
              </w:rPr>
              <w:fldChar w:fldCharType="end"/>
            </w:r>
            <w:r w:rsidRPr="00AE7FAB" w:rsidDel="00596974">
              <w:rPr>
                <w:rStyle w:val="Hipervnculo"/>
                <w:noProof/>
              </w:rPr>
              <w:fldChar w:fldCharType="end"/>
            </w:r>
          </w:del>
        </w:p>
        <w:p w14:paraId="62674091" w14:textId="7094B654" w:rsidR="0062222A" w:rsidDel="00596974" w:rsidRDefault="0062222A">
          <w:pPr>
            <w:pStyle w:val="TDC2"/>
            <w:tabs>
              <w:tab w:val="right" w:leader="underscore" w:pos="9962"/>
            </w:tabs>
            <w:rPr>
              <w:del w:id="1715" w:author="David Osornio [2]" w:date="2020-06-05T00:31:00Z"/>
              <w:rFonts w:eastAsiaTheme="minorEastAsia" w:cstheme="minorBidi"/>
              <w:b w:val="0"/>
              <w:bCs w:val="0"/>
              <w:noProof/>
              <w:kern w:val="0"/>
              <w:lang w:eastAsia="es-MX" w:bidi="ar-SA"/>
            </w:rPr>
          </w:pPr>
          <w:del w:id="171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"_Toc41948617"</w:delInstrText>
            </w:r>
            <w:r w:rsidRPr="00AE7FAB" w:rsidDel="00596974">
              <w:rPr>
                <w:rStyle w:val="Hipervnculo"/>
                <w:noProof/>
              </w:rPr>
              <w:delInstrText xml:space="preserve"> </w:delInstrText>
            </w:r>
            <w:r w:rsidRPr="00AE7FAB" w:rsidDel="00596974">
              <w:rPr>
                <w:rStyle w:val="Hipervnculo"/>
                <w:noProof/>
              </w:rPr>
              <w:fldChar w:fldCharType="separate"/>
            </w:r>
          </w:del>
          <w:ins w:id="1717" w:author="David Osornio [2]" w:date="2020-06-05T21:29:00Z">
            <w:r w:rsidR="009C4CC2">
              <w:rPr>
                <w:rStyle w:val="Hipervnculo"/>
                <w:b w:val="0"/>
                <w:bCs w:val="0"/>
                <w:noProof/>
                <w:lang w:val="es-ES"/>
              </w:rPr>
              <w:t>¡Error! Referencia de hipervínculo no válida.</w:t>
            </w:r>
          </w:ins>
          <w:ins w:id="1718" w:author="David Osornio" w:date="2020-06-04T23:38:00Z">
            <w:del w:id="1719" w:author="David Osornio [2]" w:date="2020-06-05T00:31:00Z">
              <w:r w:rsidR="00941C00" w:rsidDel="00596974">
                <w:rPr>
                  <w:rStyle w:val="Hipervnculo"/>
                  <w:b w:val="0"/>
                  <w:bCs w:val="0"/>
                  <w:noProof/>
                  <w:lang w:val="es-ES"/>
                </w:rPr>
                <w:delText>¡Error! Referencia de hipervínculo no válida.</w:delText>
              </w:r>
            </w:del>
          </w:ins>
          <w:del w:id="1720" w:author="David Osornio [2]" w:date="2020-06-05T00:31:00Z">
            <w:r w:rsidRPr="00AE7FAB" w:rsidDel="00596974">
              <w:rPr>
                <w:rStyle w:val="Hipervnculo"/>
                <w:noProof/>
              </w:rPr>
              <w:delText>Características de los usuarios</w:delText>
            </w:r>
            <w:r w:rsidDel="00596974">
              <w:rPr>
                <w:noProof/>
                <w:webHidden/>
              </w:rPr>
              <w:tab/>
            </w:r>
            <w:r w:rsidDel="00596974">
              <w:rPr>
                <w:noProof/>
                <w:webHidden/>
              </w:rPr>
              <w:fldChar w:fldCharType="begin"/>
            </w:r>
            <w:r w:rsidDel="00596974">
              <w:rPr>
                <w:noProof/>
                <w:webHidden/>
              </w:rPr>
              <w:delInstrText xml:space="preserve"> PAGEREF _Toc41948617 \h </w:delInstrText>
            </w:r>
            <w:r w:rsidDel="00596974">
              <w:rPr>
                <w:noProof/>
                <w:webHidden/>
              </w:rPr>
            </w:r>
            <w:r w:rsidDel="00596974">
              <w:rPr>
                <w:noProof/>
                <w:webHidden/>
              </w:rPr>
              <w:fldChar w:fldCharType="separate"/>
            </w:r>
            <w:r w:rsidDel="00596974">
              <w:rPr>
                <w:noProof/>
                <w:webHidden/>
              </w:rPr>
              <w:delText>18</w:delText>
            </w:r>
            <w:r w:rsidDel="00596974">
              <w:rPr>
                <w:noProof/>
                <w:webHidden/>
              </w:rPr>
              <w:fldChar w:fldCharType="end"/>
            </w:r>
            <w:r w:rsidRPr="00AE7FAB" w:rsidDel="00596974">
              <w:rPr>
                <w:rStyle w:val="Hipervnculo"/>
                <w:noProof/>
              </w:rPr>
              <w:fldChar w:fldCharType="end"/>
            </w:r>
          </w:del>
        </w:p>
        <w:p w14:paraId="2E24E167" w14:textId="38041229" w:rsidR="0062222A" w:rsidDel="00596974" w:rsidRDefault="0062222A">
          <w:pPr>
            <w:pStyle w:val="TDC2"/>
            <w:tabs>
              <w:tab w:val="right" w:leader="underscore" w:pos="9962"/>
            </w:tabs>
            <w:rPr>
              <w:del w:id="1721" w:author="David Osornio [2]" w:date="2020-06-05T00:31:00Z"/>
              <w:rFonts w:eastAsiaTheme="minorEastAsia" w:cstheme="minorBidi"/>
              <w:b w:val="0"/>
              <w:bCs w:val="0"/>
              <w:noProof/>
              <w:kern w:val="0"/>
              <w:lang w:eastAsia="es-MX" w:bidi="ar-SA"/>
            </w:rPr>
          </w:pPr>
          <w:del w:id="172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"_Toc41948618"</w:delInstrText>
            </w:r>
            <w:r w:rsidRPr="00AE7FAB" w:rsidDel="00596974">
              <w:rPr>
                <w:rStyle w:val="Hipervnculo"/>
                <w:noProof/>
              </w:rPr>
              <w:delInstrText xml:space="preserve"> </w:delInstrText>
            </w:r>
            <w:r w:rsidRPr="00AE7FAB" w:rsidDel="00596974">
              <w:rPr>
                <w:rStyle w:val="Hipervnculo"/>
                <w:noProof/>
              </w:rPr>
              <w:fldChar w:fldCharType="separate"/>
            </w:r>
          </w:del>
          <w:ins w:id="1723" w:author="David Osornio [2]" w:date="2020-06-05T21:29:00Z">
            <w:r w:rsidR="009C4CC2">
              <w:rPr>
                <w:rStyle w:val="Hipervnculo"/>
                <w:b w:val="0"/>
                <w:bCs w:val="0"/>
                <w:noProof/>
                <w:lang w:val="es-ES"/>
              </w:rPr>
              <w:t>¡Error! Referencia de hipervínculo no válida.</w:t>
            </w:r>
          </w:ins>
          <w:ins w:id="1724" w:author="David Osornio" w:date="2020-06-04T23:38:00Z">
            <w:del w:id="1725" w:author="David Osornio [2]" w:date="2020-06-05T00:31:00Z">
              <w:r w:rsidR="00941C00" w:rsidDel="00596974">
                <w:rPr>
                  <w:rStyle w:val="Hipervnculo"/>
                  <w:b w:val="0"/>
                  <w:bCs w:val="0"/>
                  <w:noProof/>
                  <w:lang w:val="es-ES"/>
                </w:rPr>
                <w:delText>¡Error! Referencia de hipervínculo no válida.</w:delText>
              </w:r>
            </w:del>
          </w:ins>
          <w:del w:id="1726" w:author="David Osornio [2]" w:date="2020-06-05T00:31:00Z">
            <w:r w:rsidRPr="00AE7FAB" w:rsidDel="00596974">
              <w:rPr>
                <w:rStyle w:val="Hipervnculo"/>
                <w:noProof/>
              </w:rPr>
              <w:delText>Restricciones</w:delText>
            </w:r>
            <w:r w:rsidDel="00596974">
              <w:rPr>
                <w:noProof/>
                <w:webHidden/>
              </w:rPr>
              <w:tab/>
            </w:r>
            <w:r w:rsidDel="00596974">
              <w:rPr>
                <w:noProof/>
                <w:webHidden/>
              </w:rPr>
              <w:fldChar w:fldCharType="begin"/>
            </w:r>
            <w:r w:rsidDel="00596974">
              <w:rPr>
                <w:noProof/>
                <w:webHidden/>
              </w:rPr>
              <w:delInstrText xml:space="preserve"> PAGEREF _Toc41948618 \h </w:delInstrText>
            </w:r>
            <w:r w:rsidDel="00596974">
              <w:rPr>
                <w:noProof/>
                <w:webHidden/>
              </w:rPr>
            </w:r>
            <w:r w:rsidDel="00596974">
              <w:rPr>
                <w:noProof/>
                <w:webHidden/>
              </w:rPr>
              <w:fldChar w:fldCharType="separate"/>
            </w:r>
            <w:r w:rsidDel="00596974">
              <w:rPr>
                <w:noProof/>
                <w:webHidden/>
              </w:rPr>
              <w:delText>18</w:delText>
            </w:r>
            <w:r w:rsidDel="00596974">
              <w:rPr>
                <w:noProof/>
                <w:webHidden/>
              </w:rPr>
              <w:fldChar w:fldCharType="end"/>
            </w:r>
            <w:r w:rsidRPr="00AE7FAB" w:rsidDel="00596974">
              <w:rPr>
                <w:rStyle w:val="Hipervnculo"/>
                <w:noProof/>
              </w:rPr>
              <w:fldChar w:fldCharType="end"/>
            </w:r>
          </w:del>
        </w:p>
        <w:p w14:paraId="57E80761" w14:textId="2DEEBE15" w:rsidR="0062222A" w:rsidDel="00596974" w:rsidRDefault="0062222A">
          <w:pPr>
            <w:pStyle w:val="TDC2"/>
            <w:tabs>
              <w:tab w:val="right" w:leader="underscore" w:pos="9962"/>
            </w:tabs>
            <w:rPr>
              <w:del w:id="1727" w:author="David Osornio [2]" w:date="2020-06-05T00:31:00Z"/>
              <w:rFonts w:eastAsiaTheme="minorEastAsia" w:cstheme="minorBidi"/>
              <w:b w:val="0"/>
              <w:bCs w:val="0"/>
              <w:noProof/>
              <w:kern w:val="0"/>
              <w:lang w:eastAsia="es-MX" w:bidi="ar-SA"/>
            </w:rPr>
          </w:pPr>
          <w:del w:id="172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"_Toc41948619"</w:delInstrText>
            </w:r>
            <w:r w:rsidRPr="00AE7FAB" w:rsidDel="00596974">
              <w:rPr>
                <w:rStyle w:val="Hipervnculo"/>
                <w:noProof/>
              </w:rPr>
              <w:delInstrText xml:space="preserve"> </w:delInstrText>
            </w:r>
            <w:r w:rsidRPr="00AE7FAB" w:rsidDel="00596974">
              <w:rPr>
                <w:rStyle w:val="Hipervnculo"/>
                <w:noProof/>
              </w:rPr>
              <w:fldChar w:fldCharType="separate"/>
            </w:r>
          </w:del>
          <w:ins w:id="1729" w:author="David Osornio [2]" w:date="2020-06-05T21:29:00Z">
            <w:r w:rsidR="009C4CC2">
              <w:rPr>
                <w:rStyle w:val="Hipervnculo"/>
                <w:b w:val="0"/>
                <w:bCs w:val="0"/>
                <w:noProof/>
                <w:lang w:val="es-ES"/>
              </w:rPr>
              <w:t>¡Error! Referencia de hipervínculo no válida.</w:t>
            </w:r>
          </w:ins>
          <w:ins w:id="1730" w:author="David Osornio" w:date="2020-06-04T23:38:00Z">
            <w:del w:id="1731" w:author="David Osornio [2]" w:date="2020-06-05T00:31:00Z">
              <w:r w:rsidR="00941C00" w:rsidDel="00596974">
                <w:rPr>
                  <w:rStyle w:val="Hipervnculo"/>
                  <w:b w:val="0"/>
                  <w:bCs w:val="0"/>
                  <w:noProof/>
                  <w:lang w:val="es-ES"/>
                </w:rPr>
                <w:delText>¡Error! Referencia de hipervínculo no válida.</w:delText>
              </w:r>
            </w:del>
          </w:ins>
          <w:del w:id="1732" w:author="David Osornio [2]" w:date="2020-06-05T00:31:00Z">
            <w:r w:rsidRPr="00AE7FAB" w:rsidDel="00596974">
              <w:rPr>
                <w:rStyle w:val="Hipervnculo"/>
                <w:noProof/>
              </w:rPr>
              <w:delText>Suposiciones y dependencias</w:delText>
            </w:r>
            <w:r w:rsidDel="00596974">
              <w:rPr>
                <w:noProof/>
                <w:webHidden/>
              </w:rPr>
              <w:tab/>
            </w:r>
            <w:r w:rsidDel="00596974">
              <w:rPr>
                <w:noProof/>
                <w:webHidden/>
              </w:rPr>
              <w:fldChar w:fldCharType="begin"/>
            </w:r>
            <w:r w:rsidDel="00596974">
              <w:rPr>
                <w:noProof/>
                <w:webHidden/>
              </w:rPr>
              <w:delInstrText xml:space="preserve"> PAGEREF _Toc41948619 \h </w:delInstrText>
            </w:r>
            <w:r w:rsidDel="00596974">
              <w:rPr>
                <w:noProof/>
                <w:webHidden/>
              </w:rPr>
            </w:r>
            <w:r w:rsidDel="00596974">
              <w:rPr>
                <w:noProof/>
                <w:webHidden/>
              </w:rPr>
              <w:fldChar w:fldCharType="separate"/>
            </w:r>
            <w:r w:rsidDel="00596974">
              <w:rPr>
                <w:noProof/>
                <w:webHidden/>
              </w:rPr>
              <w:delText>19</w:delText>
            </w:r>
            <w:r w:rsidDel="00596974">
              <w:rPr>
                <w:noProof/>
                <w:webHidden/>
              </w:rPr>
              <w:fldChar w:fldCharType="end"/>
            </w:r>
            <w:r w:rsidRPr="00AE7FAB" w:rsidDel="00596974">
              <w:rPr>
                <w:rStyle w:val="Hipervnculo"/>
                <w:noProof/>
              </w:rPr>
              <w:fldChar w:fldCharType="end"/>
            </w:r>
          </w:del>
        </w:p>
        <w:p w14:paraId="7B7001B5" w14:textId="6142E3A4" w:rsidR="0062222A" w:rsidDel="00596974" w:rsidRDefault="0062222A">
          <w:pPr>
            <w:pStyle w:val="TDC2"/>
            <w:tabs>
              <w:tab w:val="right" w:leader="underscore" w:pos="9962"/>
            </w:tabs>
            <w:rPr>
              <w:del w:id="1733" w:author="David Osornio [2]" w:date="2020-06-05T00:31:00Z"/>
              <w:rFonts w:eastAsiaTheme="minorEastAsia" w:cstheme="minorBidi"/>
              <w:b w:val="0"/>
              <w:bCs w:val="0"/>
              <w:noProof/>
              <w:kern w:val="0"/>
              <w:lang w:eastAsia="es-MX" w:bidi="ar-SA"/>
            </w:rPr>
          </w:pPr>
          <w:del w:id="173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"_Toc41948620"</w:delInstrText>
            </w:r>
            <w:r w:rsidRPr="00AE7FAB" w:rsidDel="00596974">
              <w:rPr>
                <w:rStyle w:val="Hipervnculo"/>
                <w:noProof/>
              </w:rPr>
              <w:delInstrText xml:space="preserve"> </w:delInstrText>
            </w:r>
            <w:r w:rsidRPr="00AE7FAB" w:rsidDel="00596974">
              <w:rPr>
                <w:rStyle w:val="Hipervnculo"/>
                <w:noProof/>
              </w:rPr>
              <w:fldChar w:fldCharType="separate"/>
            </w:r>
          </w:del>
          <w:ins w:id="1735" w:author="David Osornio [2]" w:date="2020-06-05T21:29:00Z">
            <w:r w:rsidR="009C4CC2">
              <w:rPr>
                <w:rStyle w:val="Hipervnculo"/>
                <w:b w:val="0"/>
                <w:bCs w:val="0"/>
                <w:noProof/>
                <w:lang w:val="es-ES"/>
              </w:rPr>
              <w:t>¡Error! Referencia de hipervínculo no válida.</w:t>
            </w:r>
          </w:ins>
          <w:ins w:id="1736" w:author="David Osornio" w:date="2020-06-04T23:38:00Z">
            <w:del w:id="1737" w:author="David Osornio [2]" w:date="2020-06-05T00:31:00Z">
              <w:r w:rsidR="00941C00" w:rsidDel="00596974">
                <w:rPr>
                  <w:rStyle w:val="Hipervnculo"/>
                  <w:b w:val="0"/>
                  <w:bCs w:val="0"/>
                  <w:noProof/>
                  <w:lang w:val="es-ES"/>
                </w:rPr>
                <w:delText>¡Error! Referencia de hipervínculo no válida.</w:delText>
              </w:r>
            </w:del>
          </w:ins>
          <w:del w:id="1738" w:author="David Osornio [2]" w:date="2020-06-05T00:31:00Z">
            <w:r w:rsidRPr="00AE7FAB" w:rsidDel="00596974">
              <w:rPr>
                <w:rStyle w:val="Hipervnculo"/>
                <w:noProof/>
              </w:rPr>
              <w:delText>Requisitos futuros</w:delText>
            </w:r>
            <w:r w:rsidDel="00596974">
              <w:rPr>
                <w:noProof/>
                <w:webHidden/>
              </w:rPr>
              <w:tab/>
            </w:r>
            <w:r w:rsidDel="00596974">
              <w:rPr>
                <w:noProof/>
                <w:webHidden/>
              </w:rPr>
              <w:fldChar w:fldCharType="begin"/>
            </w:r>
            <w:r w:rsidDel="00596974">
              <w:rPr>
                <w:noProof/>
                <w:webHidden/>
              </w:rPr>
              <w:delInstrText xml:space="preserve"> PAGEREF _Toc41948620 \h </w:delInstrText>
            </w:r>
            <w:r w:rsidDel="00596974">
              <w:rPr>
                <w:noProof/>
                <w:webHidden/>
              </w:rPr>
            </w:r>
            <w:r w:rsidDel="00596974">
              <w:rPr>
                <w:noProof/>
                <w:webHidden/>
              </w:rPr>
              <w:fldChar w:fldCharType="separate"/>
            </w:r>
            <w:r w:rsidDel="00596974">
              <w:rPr>
                <w:noProof/>
                <w:webHidden/>
              </w:rPr>
              <w:delText>19</w:delText>
            </w:r>
            <w:r w:rsidDel="00596974">
              <w:rPr>
                <w:noProof/>
                <w:webHidden/>
              </w:rPr>
              <w:fldChar w:fldCharType="end"/>
            </w:r>
            <w:r w:rsidRPr="00AE7FAB" w:rsidDel="00596974">
              <w:rPr>
                <w:rStyle w:val="Hipervnculo"/>
                <w:noProof/>
              </w:rPr>
              <w:fldChar w:fldCharType="end"/>
            </w:r>
          </w:del>
        </w:p>
        <w:p w14:paraId="12FE650F" w14:textId="222F8C59" w:rsidR="0062222A" w:rsidDel="00596974" w:rsidRDefault="0062222A">
          <w:pPr>
            <w:pStyle w:val="TDC1"/>
            <w:rPr>
              <w:del w:id="1739" w:author="David Osornio [2]" w:date="2020-06-05T00:31:00Z"/>
              <w:rFonts w:eastAsiaTheme="minorEastAsia" w:cstheme="minorBidi"/>
              <w:b w:val="0"/>
              <w:bCs w:val="0"/>
              <w:i w:val="0"/>
              <w:iCs w:val="0"/>
              <w:noProof/>
              <w:kern w:val="0"/>
              <w:sz w:val="22"/>
              <w:szCs w:val="22"/>
              <w:lang w:eastAsia="es-MX" w:bidi="ar-SA"/>
            </w:rPr>
          </w:pPr>
          <w:del w:id="174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"_Toc41948621"</w:delInstrText>
            </w:r>
            <w:r w:rsidRPr="00AE7FAB" w:rsidDel="00596974">
              <w:rPr>
                <w:rStyle w:val="Hipervnculo"/>
                <w:noProof/>
              </w:rPr>
              <w:delInstrText xml:space="preserve"> </w:delInstrText>
            </w:r>
            <w:r w:rsidRPr="00AE7FAB" w:rsidDel="00596974">
              <w:rPr>
                <w:rStyle w:val="Hipervnculo"/>
                <w:noProof/>
              </w:rPr>
              <w:fldChar w:fldCharType="separate"/>
            </w:r>
          </w:del>
          <w:ins w:id="1741" w:author="David Osornio [2]" w:date="2020-06-05T21:29:00Z">
            <w:r w:rsidR="009C4CC2">
              <w:rPr>
                <w:rStyle w:val="Hipervnculo"/>
                <w:b w:val="0"/>
                <w:bCs w:val="0"/>
                <w:noProof/>
                <w:lang w:val="es-ES"/>
              </w:rPr>
              <w:t>¡Error! Referencia de hipervínculo no válida.</w:t>
            </w:r>
          </w:ins>
          <w:ins w:id="1742" w:author="David Osornio" w:date="2020-06-04T23:38:00Z">
            <w:del w:id="1743" w:author="David Osornio [2]" w:date="2020-06-05T00:31:00Z">
              <w:r w:rsidR="00941C00" w:rsidDel="00596974">
                <w:rPr>
                  <w:rStyle w:val="Hipervnculo"/>
                  <w:b w:val="0"/>
                  <w:bCs w:val="0"/>
                  <w:noProof/>
                  <w:lang w:val="es-ES"/>
                </w:rPr>
                <w:delText>¡Error! Referencia de hipervínculo no válida.</w:delText>
              </w:r>
            </w:del>
          </w:ins>
          <w:del w:id="1744" w:author="David Osornio [2]" w:date="2020-06-05T00:31:00Z">
            <w:r w:rsidRPr="00AE7FAB" w:rsidDel="00596974">
              <w:rPr>
                <w:rStyle w:val="Hipervnculo"/>
                <w:rFonts w:ascii="Arial" w:hAnsi="Arial" w:cs="Arial"/>
                <w:noProof/>
              </w:rPr>
              <w:delText>Requisitos Específicos</w:delText>
            </w:r>
            <w:r w:rsidDel="00596974">
              <w:rPr>
                <w:noProof/>
                <w:webHidden/>
              </w:rPr>
              <w:tab/>
            </w:r>
            <w:r w:rsidDel="00596974">
              <w:rPr>
                <w:noProof/>
                <w:webHidden/>
              </w:rPr>
              <w:fldChar w:fldCharType="begin"/>
            </w:r>
            <w:r w:rsidDel="00596974">
              <w:rPr>
                <w:noProof/>
                <w:webHidden/>
              </w:rPr>
              <w:delInstrText xml:space="preserve"> PAGEREF _Toc41948621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44779DEE" w14:textId="37969D23" w:rsidR="0062222A" w:rsidDel="00596974" w:rsidRDefault="0062222A">
          <w:pPr>
            <w:pStyle w:val="TDC2"/>
            <w:tabs>
              <w:tab w:val="right" w:leader="underscore" w:pos="9962"/>
            </w:tabs>
            <w:rPr>
              <w:del w:id="1745" w:author="David Osornio [2]" w:date="2020-06-05T00:31:00Z"/>
              <w:rFonts w:eastAsiaTheme="minorEastAsia" w:cstheme="minorBidi"/>
              <w:b w:val="0"/>
              <w:bCs w:val="0"/>
              <w:noProof/>
              <w:kern w:val="0"/>
              <w:lang w:eastAsia="es-MX" w:bidi="ar-SA"/>
            </w:rPr>
          </w:pPr>
          <w:del w:id="174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"_Toc41948622"</w:delInstrText>
            </w:r>
            <w:r w:rsidRPr="00AE7FAB" w:rsidDel="00596974">
              <w:rPr>
                <w:rStyle w:val="Hipervnculo"/>
                <w:noProof/>
              </w:rPr>
              <w:delInstrText xml:space="preserve"> </w:delInstrText>
            </w:r>
            <w:r w:rsidRPr="00AE7FAB" w:rsidDel="00596974">
              <w:rPr>
                <w:rStyle w:val="Hipervnculo"/>
                <w:noProof/>
              </w:rPr>
              <w:fldChar w:fldCharType="separate"/>
            </w:r>
          </w:del>
          <w:ins w:id="1747" w:author="David Osornio [2]" w:date="2020-06-05T21:29:00Z">
            <w:r w:rsidR="009C4CC2">
              <w:rPr>
                <w:rStyle w:val="Hipervnculo"/>
                <w:b w:val="0"/>
                <w:bCs w:val="0"/>
                <w:noProof/>
                <w:lang w:val="es-ES"/>
              </w:rPr>
              <w:t>¡Error! Referencia de hipervínculo no válida.</w:t>
            </w:r>
          </w:ins>
          <w:ins w:id="1748" w:author="David Osornio" w:date="2020-06-04T23:38:00Z">
            <w:del w:id="1749" w:author="David Osornio [2]" w:date="2020-06-05T00:31:00Z">
              <w:r w:rsidR="00941C00" w:rsidDel="00596974">
                <w:rPr>
                  <w:rStyle w:val="Hipervnculo"/>
                  <w:b w:val="0"/>
                  <w:bCs w:val="0"/>
                  <w:noProof/>
                  <w:lang w:val="es-ES"/>
                </w:rPr>
                <w:delText>¡Error! Referencia de hipervínculo no válida.</w:delText>
              </w:r>
            </w:del>
          </w:ins>
          <w:del w:id="1750" w:author="David Osornio [2]" w:date="2020-06-05T00:31:00Z">
            <w:r w:rsidRPr="00AE7FAB" w:rsidDel="00596974">
              <w:rPr>
                <w:rStyle w:val="Hipervnculo"/>
                <w:noProof/>
              </w:rPr>
              <w:delText>Interfaces externas</w:delText>
            </w:r>
            <w:r w:rsidDel="00596974">
              <w:rPr>
                <w:noProof/>
                <w:webHidden/>
              </w:rPr>
              <w:tab/>
            </w:r>
            <w:r w:rsidDel="00596974">
              <w:rPr>
                <w:noProof/>
                <w:webHidden/>
              </w:rPr>
              <w:fldChar w:fldCharType="begin"/>
            </w:r>
            <w:r w:rsidDel="00596974">
              <w:rPr>
                <w:noProof/>
                <w:webHidden/>
              </w:rPr>
              <w:delInstrText xml:space="preserve"> PAGEREF _Toc41948622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3BF2971E" w14:textId="1AD9717A" w:rsidR="0062222A" w:rsidDel="00596974" w:rsidRDefault="0062222A">
          <w:pPr>
            <w:pStyle w:val="TDC2"/>
            <w:tabs>
              <w:tab w:val="right" w:leader="underscore" w:pos="9962"/>
            </w:tabs>
            <w:rPr>
              <w:del w:id="1751" w:author="David Osornio [2]" w:date="2020-06-05T00:31:00Z"/>
              <w:rFonts w:eastAsiaTheme="minorEastAsia" w:cstheme="minorBidi"/>
              <w:b w:val="0"/>
              <w:bCs w:val="0"/>
              <w:noProof/>
              <w:kern w:val="0"/>
              <w:lang w:eastAsia="es-MX" w:bidi="ar-SA"/>
            </w:rPr>
          </w:pPr>
          <w:del w:id="175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"_Toc41948623"</w:delInstrText>
            </w:r>
            <w:r w:rsidRPr="00AE7FAB" w:rsidDel="00596974">
              <w:rPr>
                <w:rStyle w:val="Hipervnculo"/>
                <w:noProof/>
              </w:rPr>
              <w:delInstrText xml:space="preserve"> </w:delInstrText>
            </w:r>
            <w:r w:rsidRPr="00AE7FAB" w:rsidDel="00596974">
              <w:rPr>
                <w:rStyle w:val="Hipervnculo"/>
                <w:noProof/>
              </w:rPr>
              <w:fldChar w:fldCharType="separate"/>
            </w:r>
          </w:del>
          <w:ins w:id="1753" w:author="David Osornio [2]" w:date="2020-06-05T21:29:00Z">
            <w:r w:rsidR="009C4CC2">
              <w:rPr>
                <w:rStyle w:val="Hipervnculo"/>
                <w:b w:val="0"/>
                <w:bCs w:val="0"/>
                <w:noProof/>
                <w:lang w:val="es-ES"/>
              </w:rPr>
              <w:t>¡Error! Referencia de hipervínculo no válida.</w:t>
            </w:r>
          </w:ins>
          <w:ins w:id="1754" w:author="David Osornio" w:date="2020-06-04T23:38:00Z">
            <w:del w:id="1755" w:author="David Osornio [2]" w:date="2020-06-05T00:31:00Z">
              <w:r w:rsidR="00941C00" w:rsidDel="00596974">
                <w:rPr>
                  <w:rStyle w:val="Hipervnculo"/>
                  <w:b w:val="0"/>
                  <w:bCs w:val="0"/>
                  <w:noProof/>
                  <w:lang w:val="es-ES"/>
                </w:rPr>
                <w:delText>¡Error! Referencia de hipervínculo no válida.</w:delText>
              </w:r>
            </w:del>
          </w:ins>
          <w:del w:id="1756" w:author="David Osornio [2]" w:date="2020-06-05T00:31:00Z">
            <w:r w:rsidRPr="00AE7FAB" w:rsidDel="00596974">
              <w:rPr>
                <w:rStyle w:val="Hipervnculo"/>
                <w:noProof/>
              </w:rPr>
              <w:delText>Funciones</w:delText>
            </w:r>
            <w:r w:rsidDel="00596974">
              <w:rPr>
                <w:noProof/>
                <w:webHidden/>
              </w:rPr>
              <w:tab/>
            </w:r>
            <w:r w:rsidDel="00596974">
              <w:rPr>
                <w:noProof/>
                <w:webHidden/>
              </w:rPr>
              <w:fldChar w:fldCharType="begin"/>
            </w:r>
            <w:r w:rsidDel="00596974">
              <w:rPr>
                <w:noProof/>
                <w:webHidden/>
              </w:rPr>
              <w:delInstrText xml:space="preserve"> PAGEREF _Toc41948623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649C23B3" w14:textId="7AE96ADF" w:rsidR="0062222A" w:rsidDel="00596974" w:rsidRDefault="0062222A">
          <w:pPr>
            <w:pStyle w:val="TDC3"/>
            <w:tabs>
              <w:tab w:val="right" w:leader="underscore" w:pos="9962"/>
            </w:tabs>
            <w:rPr>
              <w:del w:id="1757" w:author="David Osornio [2]" w:date="2020-06-05T00:31:00Z"/>
              <w:rFonts w:eastAsiaTheme="minorEastAsia" w:cstheme="minorBidi"/>
              <w:noProof/>
              <w:kern w:val="0"/>
              <w:sz w:val="22"/>
              <w:szCs w:val="22"/>
              <w:lang w:eastAsia="es-MX" w:bidi="ar-SA"/>
            </w:rPr>
          </w:pPr>
          <w:del w:id="175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"_Toc41948624"</w:delInstrText>
            </w:r>
            <w:r w:rsidRPr="00AE7FAB" w:rsidDel="00596974">
              <w:rPr>
                <w:rStyle w:val="Hipervnculo"/>
                <w:noProof/>
              </w:rPr>
              <w:delInstrText xml:space="preserve"> </w:delInstrText>
            </w:r>
            <w:r w:rsidRPr="00AE7FAB" w:rsidDel="00596974">
              <w:rPr>
                <w:rStyle w:val="Hipervnculo"/>
                <w:noProof/>
              </w:rPr>
              <w:fldChar w:fldCharType="separate"/>
            </w:r>
          </w:del>
          <w:ins w:id="1759" w:author="David Osornio [2]" w:date="2020-06-05T21:29:00Z">
            <w:r w:rsidR="009C4CC2">
              <w:rPr>
                <w:rStyle w:val="Hipervnculo"/>
                <w:b/>
                <w:bCs/>
                <w:noProof/>
                <w:lang w:val="es-ES"/>
              </w:rPr>
              <w:t>¡Error! Referencia de hipervínculo no válida.</w:t>
            </w:r>
          </w:ins>
          <w:ins w:id="1760" w:author="David Osornio" w:date="2020-06-04T23:38:00Z">
            <w:del w:id="1761" w:author="David Osornio [2]" w:date="2020-06-05T00:31:00Z">
              <w:r w:rsidR="00941C00" w:rsidDel="00596974">
                <w:rPr>
                  <w:rStyle w:val="Hipervnculo"/>
                  <w:b/>
                  <w:bCs/>
                  <w:noProof/>
                  <w:lang w:val="es-ES"/>
                </w:rPr>
                <w:delText>¡Error! Referencia de hipervínculo no válida.</w:delText>
              </w:r>
            </w:del>
          </w:ins>
          <w:del w:id="1762" w:author="David Osornio [2]" w:date="2020-06-05T00:31:00Z">
            <w:r w:rsidRPr="00AE7FAB" w:rsidDel="00596974">
              <w:rPr>
                <w:rStyle w:val="Hipervnculo"/>
                <w:noProof/>
              </w:rPr>
              <w:delText>Funcionales</w:delText>
            </w:r>
            <w:r w:rsidDel="00596974">
              <w:rPr>
                <w:noProof/>
                <w:webHidden/>
              </w:rPr>
              <w:tab/>
            </w:r>
            <w:r w:rsidDel="00596974">
              <w:rPr>
                <w:noProof/>
                <w:webHidden/>
              </w:rPr>
              <w:fldChar w:fldCharType="begin"/>
            </w:r>
            <w:r w:rsidDel="00596974">
              <w:rPr>
                <w:noProof/>
                <w:webHidden/>
              </w:rPr>
              <w:delInstrText xml:space="preserve"> PAGEREF _Toc41948624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55128702" w14:textId="4AB5F901" w:rsidR="0062222A" w:rsidDel="00596974" w:rsidRDefault="0062222A">
          <w:pPr>
            <w:pStyle w:val="TDC3"/>
            <w:tabs>
              <w:tab w:val="right" w:leader="underscore" w:pos="9962"/>
            </w:tabs>
            <w:rPr>
              <w:del w:id="1763" w:author="David Osornio [2]" w:date="2020-06-05T00:31:00Z"/>
              <w:rFonts w:eastAsiaTheme="minorEastAsia" w:cstheme="minorBidi"/>
              <w:noProof/>
              <w:kern w:val="0"/>
              <w:sz w:val="22"/>
              <w:szCs w:val="22"/>
              <w:lang w:eastAsia="es-MX" w:bidi="ar-SA"/>
            </w:rPr>
          </w:pPr>
          <w:del w:id="176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"_Toc41948625"</w:delInstrText>
            </w:r>
            <w:r w:rsidRPr="00AE7FAB" w:rsidDel="00596974">
              <w:rPr>
                <w:rStyle w:val="Hipervnculo"/>
                <w:noProof/>
              </w:rPr>
              <w:delInstrText xml:space="preserve"> </w:delInstrText>
            </w:r>
            <w:r w:rsidRPr="00AE7FAB" w:rsidDel="00596974">
              <w:rPr>
                <w:rStyle w:val="Hipervnculo"/>
                <w:noProof/>
              </w:rPr>
              <w:fldChar w:fldCharType="separate"/>
            </w:r>
          </w:del>
          <w:ins w:id="1765" w:author="David Osornio [2]" w:date="2020-06-05T21:29:00Z">
            <w:r w:rsidR="009C4CC2">
              <w:rPr>
                <w:rStyle w:val="Hipervnculo"/>
                <w:b/>
                <w:bCs/>
                <w:noProof/>
                <w:lang w:val="es-ES"/>
              </w:rPr>
              <w:t>¡Error! Referencia de hipervínculo no válida.</w:t>
            </w:r>
          </w:ins>
          <w:ins w:id="1766" w:author="David Osornio" w:date="2020-06-04T23:38:00Z">
            <w:del w:id="1767" w:author="David Osornio [2]" w:date="2020-06-05T00:31:00Z">
              <w:r w:rsidR="00941C00" w:rsidDel="00596974">
                <w:rPr>
                  <w:rStyle w:val="Hipervnculo"/>
                  <w:b/>
                  <w:bCs/>
                  <w:noProof/>
                  <w:lang w:val="es-ES"/>
                </w:rPr>
                <w:delText>¡Error! Referencia de hipervínculo no válida.</w:delText>
              </w:r>
            </w:del>
          </w:ins>
          <w:del w:id="1768" w:author="David Osornio [2]" w:date="2020-06-05T00:31:00Z">
            <w:r w:rsidRPr="00AE7FAB" w:rsidDel="00596974">
              <w:rPr>
                <w:rStyle w:val="Hipervnculo"/>
                <w:noProof/>
              </w:rPr>
              <w:delText>No funcionales</w:delText>
            </w:r>
            <w:r w:rsidDel="00596974">
              <w:rPr>
                <w:noProof/>
                <w:webHidden/>
              </w:rPr>
              <w:tab/>
            </w:r>
            <w:r w:rsidDel="00596974">
              <w:rPr>
                <w:noProof/>
                <w:webHidden/>
              </w:rPr>
              <w:fldChar w:fldCharType="begin"/>
            </w:r>
            <w:r w:rsidDel="00596974">
              <w:rPr>
                <w:noProof/>
                <w:webHidden/>
              </w:rPr>
              <w:delInstrText xml:space="preserve"> PAGEREF _Toc41948625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42D230AB" w14:textId="2574BE36" w:rsidR="0062222A" w:rsidDel="00596974" w:rsidRDefault="0062222A">
          <w:pPr>
            <w:pStyle w:val="TDC2"/>
            <w:tabs>
              <w:tab w:val="right" w:leader="underscore" w:pos="9962"/>
            </w:tabs>
            <w:rPr>
              <w:del w:id="1769" w:author="David Osornio [2]" w:date="2020-06-05T00:31:00Z"/>
              <w:rFonts w:eastAsiaTheme="minorEastAsia" w:cstheme="minorBidi"/>
              <w:b w:val="0"/>
              <w:bCs w:val="0"/>
              <w:noProof/>
              <w:kern w:val="0"/>
              <w:lang w:eastAsia="es-MX" w:bidi="ar-SA"/>
            </w:rPr>
          </w:pPr>
          <w:del w:id="177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"_Toc41948626"</w:delInstrText>
            </w:r>
            <w:r w:rsidRPr="00AE7FAB" w:rsidDel="00596974">
              <w:rPr>
                <w:rStyle w:val="Hipervnculo"/>
                <w:noProof/>
              </w:rPr>
              <w:delInstrText xml:space="preserve"> </w:delInstrText>
            </w:r>
            <w:r w:rsidRPr="00AE7FAB" w:rsidDel="00596974">
              <w:rPr>
                <w:rStyle w:val="Hipervnculo"/>
                <w:noProof/>
              </w:rPr>
              <w:fldChar w:fldCharType="separate"/>
            </w:r>
          </w:del>
          <w:ins w:id="1771" w:author="David Osornio [2]" w:date="2020-06-05T21:29:00Z">
            <w:r w:rsidR="009C4CC2">
              <w:rPr>
                <w:rStyle w:val="Hipervnculo"/>
                <w:b w:val="0"/>
                <w:bCs w:val="0"/>
                <w:noProof/>
                <w:lang w:val="es-ES"/>
              </w:rPr>
              <w:t>¡Error! Referencia de hipervínculo no válida.</w:t>
            </w:r>
          </w:ins>
          <w:ins w:id="1772" w:author="David Osornio" w:date="2020-06-04T23:38:00Z">
            <w:del w:id="1773" w:author="David Osornio [2]" w:date="2020-06-05T00:31:00Z">
              <w:r w:rsidR="00941C00" w:rsidDel="00596974">
                <w:rPr>
                  <w:rStyle w:val="Hipervnculo"/>
                  <w:b w:val="0"/>
                  <w:bCs w:val="0"/>
                  <w:noProof/>
                  <w:lang w:val="es-ES"/>
                </w:rPr>
                <w:delText>¡Error! Referencia de hipervínculo no válida.</w:delText>
              </w:r>
            </w:del>
          </w:ins>
          <w:del w:id="1774" w:author="David Osornio [2]" w:date="2020-06-05T00:31:00Z">
            <w:r w:rsidRPr="00AE7FAB" w:rsidDel="00596974">
              <w:rPr>
                <w:rStyle w:val="Hipervnculo"/>
                <w:noProof/>
              </w:rPr>
              <w:delText>Requisitos de rendimiento</w:delText>
            </w:r>
            <w:r w:rsidDel="00596974">
              <w:rPr>
                <w:noProof/>
                <w:webHidden/>
              </w:rPr>
              <w:tab/>
            </w:r>
            <w:r w:rsidDel="00596974">
              <w:rPr>
                <w:noProof/>
                <w:webHidden/>
              </w:rPr>
              <w:fldChar w:fldCharType="begin"/>
            </w:r>
            <w:r w:rsidDel="00596974">
              <w:rPr>
                <w:noProof/>
                <w:webHidden/>
              </w:rPr>
              <w:delInstrText xml:space="preserve"> PAGEREF _Toc41948626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14A1DAE7" w14:textId="65B4949A" w:rsidR="0062222A" w:rsidDel="00596974" w:rsidRDefault="0062222A">
          <w:pPr>
            <w:pStyle w:val="TDC2"/>
            <w:tabs>
              <w:tab w:val="right" w:leader="underscore" w:pos="9962"/>
            </w:tabs>
            <w:rPr>
              <w:del w:id="1775" w:author="David Osornio [2]" w:date="2020-06-05T00:31:00Z"/>
              <w:rFonts w:eastAsiaTheme="minorEastAsia" w:cstheme="minorBidi"/>
              <w:b w:val="0"/>
              <w:bCs w:val="0"/>
              <w:noProof/>
              <w:kern w:val="0"/>
              <w:lang w:eastAsia="es-MX" w:bidi="ar-SA"/>
            </w:rPr>
          </w:pPr>
          <w:del w:id="177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"_Toc41948627"</w:delInstrText>
            </w:r>
            <w:r w:rsidRPr="00AE7FAB" w:rsidDel="00596974">
              <w:rPr>
                <w:rStyle w:val="Hipervnculo"/>
                <w:noProof/>
              </w:rPr>
              <w:delInstrText xml:space="preserve"> </w:delInstrText>
            </w:r>
            <w:r w:rsidRPr="00AE7FAB" w:rsidDel="00596974">
              <w:rPr>
                <w:rStyle w:val="Hipervnculo"/>
                <w:noProof/>
              </w:rPr>
              <w:fldChar w:fldCharType="separate"/>
            </w:r>
          </w:del>
          <w:ins w:id="1777" w:author="David Osornio [2]" w:date="2020-06-05T21:29:00Z">
            <w:r w:rsidR="009C4CC2">
              <w:rPr>
                <w:rStyle w:val="Hipervnculo"/>
                <w:b w:val="0"/>
                <w:bCs w:val="0"/>
                <w:noProof/>
                <w:lang w:val="es-ES"/>
              </w:rPr>
              <w:t>¡Error! Referencia de hipervínculo no válida.</w:t>
            </w:r>
          </w:ins>
          <w:ins w:id="1778" w:author="David Osornio" w:date="2020-06-04T23:38:00Z">
            <w:del w:id="1779" w:author="David Osornio [2]" w:date="2020-06-05T00:31:00Z">
              <w:r w:rsidR="00941C00" w:rsidDel="00596974">
                <w:rPr>
                  <w:rStyle w:val="Hipervnculo"/>
                  <w:b w:val="0"/>
                  <w:bCs w:val="0"/>
                  <w:noProof/>
                  <w:lang w:val="es-ES"/>
                </w:rPr>
                <w:delText>¡Error! Referencia de hipervínculo no válida.</w:delText>
              </w:r>
            </w:del>
          </w:ins>
          <w:del w:id="1780" w:author="David Osornio [2]" w:date="2020-06-05T00:31:00Z">
            <w:r w:rsidRPr="00AE7FAB" w:rsidDel="00596974">
              <w:rPr>
                <w:rStyle w:val="Hipervnculo"/>
                <w:noProof/>
              </w:rPr>
              <w:delText>Restricciones de diseño</w:delText>
            </w:r>
            <w:r w:rsidDel="00596974">
              <w:rPr>
                <w:noProof/>
                <w:webHidden/>
              </w:rPr>
              <w:tab/>
            </w:r>
            <w:r w:rsidDel="00596974">
              <w:rPr>
                <w:noProof/>
                <w:webHidden/>
              </w:rPr>
              <w:fldChar w:fldCharType="begin"/>
            </w:r>
            <w:r w:rsidDel="00596974">
              <w:rPr>
                <w:noProof/>
                <w:webHidden/>
              </w:rPr>
              <w:delInstrText xml:space="preserve"> PAGEREF _Toc41948627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20578E09" w14:textId="64F9579C" w:rsidR="0062222A" w:rsidDel="00596974" w:rsidRDefault="0062222A">
          <w:pPr>
            <w:pStyle w:val="TDC2"/>
            <w:tabs>
              <w:tab w:val="right" w:leader="underscore" w:pos="9962"/>
            </w:tabs>
            <w:rPr>
              <w:del w:id="1781" w:author="David Osornio [2]" w:date="2020-06-05T00:31:00Z"/>
              <w:rFonts w:eastAsiaTheme="minorEastAsia" w:cstheme="minorBidi"/>
              <w:b w:val="0"/>
              <w:bCs w:val="0"/>
              <w:noProof/>
              <w:kern w:val="0"/>
              <w:lang w:eastAsia="es-MX" w:bidi="ar-SA"/>
            </w:rPr>
          </w:pPr>
          <w:del w:id="1782"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"_Toc41948628"</w:delInstrText>
            </w:r>
            <w:r w:rsidRPr="00AE7FAB" w:rsidDel="00596974">
              <w:rPr>
                <w:rStyle w:val="Hipervnculo"/>
                <w:noProof/>
              </w:rPr>
              <w:delInstrText xml:space="preserve"> </w:delInstrText>
            </w:r>
            <w:r w:rsidRPr="00AE7FAB" w:rsidDel="00596974">
              <w:rPr>
                <w:rStyle w:val="Hipervnculo"/>
                <w:noProof/>
              </w:rPr>
              <w:fldChar w:fldCharType="separate"/>
            </w:r>
          </w:del>
          <w:ins w:id="1783" w:author="David Osornio [2]" w:date="2020-06-05T21:29:00Z">
            <w:r w:rsidR="009C4CC2">
              <w:rPr>
                <w:rStyle w:val="Hipervnculo"/>
                <w:b w:val="0"/>
                <w:bCs w:val="0"/>
                <w:noProof/>
                <w:lang w:val="es-ES"/>
              </w:rPr>
              <w:t>¡Error! Referencia de hipervínculo no válida.</w:t>
            </w:r>
          </w:ins>
          <w:ins w:id="1784" w:author="David Osornio" w:date="2020-06-04T23:38:00Z">
            <w:del w:id="1785" w:author="David Osornio [2]" w:date="2020-06-05T00:31:00Z">
              <w:r w:rsidR="00941C00" w:rsidDel="00596974">
                <w:rPr>
                  <w:rStyle w:val="Hipervnculo"/>
                  <w:b w:val="0"/>
                  <w:bCs w:val="0"/>
                  <w:noProof/>
                  <w:lang w:val="es-ES"/>
                </w:rPr>
                <w:delText>¡Error! Referencia de hipervínculo no válida.</w:delText>
              </w:r>
            </w:del>
          </w:ins>
          <w:del w:id="1786" w:author="David Osornio [2]" w:date="2020-06-05T00:31:00Z">
            <w:r w:rsidRPr="00AE7FAB" w:rsidDel="00596974">
              <w:rPr>
                <w:rStyle w:val="Hipervnculo"/>
                <w:noProof/>
              </w:rPr>
              <w:delText>Atributos del sistema</w:delText>
            </w:r>
            <w:r w:rsidDel="00596974">
              <w:rPr>
                <w:noProof/>
                <w:webHidden/>
              </w:rPr>
              <w:tab/>
            </w:r>
            <w:r w:rsidDel="00596974">
              <w:rPr>
                <w:noProof/>
                <w:webHidden/>
              </w:rPr>
              <w:fldChar w:fldCharType="begin"/>
            </w:r>
            <w:r w:rsidDel="00596974">
              <w:rPr>
                <w:noProof/>
                <w:webHidden/>
              </w:rPr>
              <w:delInstrText xml:space="preserve"> PAGEREF _Toc41948628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59F0B8FF" w14:textId="234C760F" w:rsidR="0062222A" w:rsidDel="00596974" w:rsidRDefault="0062222A">
          <w:pPr>
            <w:pStyle w:val="TDC2"/>
            <w:tabs>
              <w:tab w:val="right" w:leader="underscore" w:pos="9962"/>
            </w:tabs>
            <w:rPr>
              <w:del w:id="1787" w:author="David Osornio [2]" w:date="2020-06-05T00:31:00Z"/>
              <w:rFonts w:eastAsiaTheme="minorEastAsia" w:cstheme="minorBidi"/>
              <w:b w:val="0"/>
              <w:bCs w:val="0"/>
              <w:noProof/>
              <w:kern w:val="0"/>
              <w:lang w:eastAsia="es-MX" w:bidi="ar-SA"/>
            </w:rPr>
          </w:pPr>
          <w:del w:id="1788"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"_Toc41948629"</w:delInstrText>
            </w:r>
            <w:r w:rsidRPr="00AE7FAB" w:rsidDel="00596974">
              <w:rPr>
                <w:rStyle w:val="Hipervnculo"/>
                <w:noProof/>
              </w:rPr>
              <w:delInstrText xml:space="preserve"> </w:delInstrText>
            </w:r>
            <w:r w:rsidRPr="00AE7FAB" w:rsidDel="00596974">
              <w:rPr>
                <w:rStyle w:val="Hipervnculo"/>
                <w:noProof/>
              </w:rPr>
              <w:fldChar w:fldCharType="separate"/>
            </w:r>
          </w:del>
          <w:ins w:id="1789" w:author="David Osornio [2]" w:date="2020-06-05T21:29:00Z">
            <w:r w:rsidR="009C4CC2">
              <w:rPr>
                <w:rStyle w:val="Hipervnculo"/>
                <w:b w:val="0"/>
                <w:bCs w:val="0"/>
                <w:noProof/>
                <w:lang w:val="es-ES"/>
              </w:rPr>
              <w:t>¡Error! Referencia de hipervínculo no válida.</w:t>
            </w:r>
          </w:ins>
          <w:ins w:id="1790" w:author="David Osornio" w:date="2020-06-04T23:38:00Z">
            <w:del w:id="1791" w:author="David Osornio [2]" w:date="2020-06-05T00:31:00Z">
              <w:r w:rsidR="00941C00" w:rsidDel="00596974">
                <w:rPr>
                  <w:rStyle w:val="Hipervnculo"/>
                  <w:b w:val="0"/>
                  <w:bCs w:val="0"/>
                  <w:noProof/>
                  <w:lang w:val="es-ES"/>
                </w:rPr>
                <w:delText>¡Error! Referencia de hipervínculo no válida.</w:delText>
              </w:r>
            </w:del>
          </w:ins>
          <w:del w:id="1792" w:author="David Osornio [2]" w:date="2020-06-05T00:31:00Z">
            <w:r w:rsidRPr="00AE7FAB" w:rsidDel="00596974">
              <w:rPr>
                <w:rStyle w:val="Hipervnculo"/>
                <w:noProof/>
              </w:rPr>
              <w:delText>Otros requisitos</w:delText>
            </w:r>
            <w:r w:rsidDel="00596974">
              <w:rPr>
                <w:noProof/>
                <w:webHidden/>
              </w:rPr>
              <w:tab/>
            </w:r>
            <w:r w:rsidDel="00596974">
              <w:rPr>
                <w:noProof/>
                <w:webHidden/>
              </w:rPr>
              <w:fldChar w:fldCharType="begin"/>
            </w:r>
            <w:r w:rsidDel="00596974">
              <w:rPr>
                <w:noProof/>
                <w:webHidden/>
              </w:rPr>
              <w:delInstrText xml:space="preserve"> PAGEREF _Toc41948629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02F604A7" w14:textId="5D8570B0" w:rsidR="0062222A" w:rsidDel="00596974" w:rsidRDefault="0062222A">
          <w:pPr>
            <w:pStyle w:val="TDC3"/>
            <w:tabs>
              <w:tab w:val="right" w:leader="underscore" w:pos="9962"/>
            </w:tabs>
            <w:rPr>
              <w:del w:id="1793" w:author="David Osornio [2]" w:date="2020-06-05T00:31:00Z"/>
              <w:rFonts w:eastAsiaTheme="minorEastAsia" w:cstheme="minorBidi"/>
              <w:noProof/>
              <w:kern w:val="0"/>
              <w:sz w:val="22"/>
              <w:szCs w:val="22"/>
              <w:lang w:eastAsia="es-MX" w:bidi="ar-SA"/>
            </w:rPr>
          </w:pPr>
          <w:del w:id="1794"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"_Toc41948630"</w:delInstrText>
            </w:r>
            <w:r w:rsidRPr="00AE7FAB" w:rsidDel="00596974">
              <w:rPr>
                <w:rStyle w:val="Hipervnculo"/>
                <w:noProof/>
              </w:rPr>
              <w:delInstrText xml:space="preserve"> </w:delInstrText>
            </w:r>
            <w:r w:rsidRPr="00AE7FAB" w:rsidDel="00596974">
              <w:rPr>
                <w:rStyle w:val="Hipervnculo"/>
                <w:noProof/>
              </w:rPr>
              <w:fldChar w:fldCharType="separate"/>
            </w:r>
          </w:del>
          <w:ins w:id="1795" w:author="David Osornio [2]" w:date="2020-06-05T21:29:00Z">
            <w:r w:rsidR="009C4CC2">
              <w:rPr>
                <w:rStyle w:val="Hipervnculo"/>
                <w:b/>
                <w:bCs/>
                <w:noProof/>
                <w:lang w:val="es-ES"/>
              </w:rPr>
              <w:t>¡Error! Referencia de hipervínculo no válida.</w:t>
            </w:r>
          </w:ins>
          <w:ins w:id="1796" w:author="David Osornio" w:date="2020-06-04T23:38:00Z">
            <w:del w:id="1797" w:author="David Osornio [2]" w:date="2020-06-05T00:31:00Z">
              <w:r w:rsidR="00941C00" w:rsidDel="00596974">
                <w:rPr>
                  <w:rStyle w:val="Hipervnculo"/>
                  <w:b/>
                  <w:bCs/>
                  <w:noProof/>
                  <w:lang w:val="es-ES"/>
                </w:rPr>
                <w:delText>¡Error! Referencia de hipervínculo no válida.</w:delText>
              </w:r>
            </w:del>
          </w:ins>
          <w:del w:id="1798" w:author="David Osornio [2]" w:date="2020-06-05T00:31:00Z">
            <w:r w:rsidRPr="00AE7FAB" w:rsidDel="00596974">
              <w:rPr>
                <w:rStyle w:val="Hipervnculo"/>
                <w:noProof/>
              </w:rPr>
              <w:delText>Base de Datos</w:delText>
            </w:r>
            <w:r w:rsidDel="00596974">
              <w:rPr>
                <w:noProof/>
                <w:webHidden/>
              </w:rPr>
              <w:tab/>
            </w:r>
            <w:r w:rsidDel="00596974">
              <w:rPr>
                <w:noProof/>
                <w:webHidden/>
              </w:rPr>
              <w:fldChar w:fldCharType="begin"/>
            </w:r>
            <w:r w:rsidDel="00596974">
              <w:rPr>
                <w:noProof/>
                <w:webHidden/>
              </w:rPr>
              <w:delInstrText xml:space="preserve"> PAGEREF _Toc41948630 \h </w:delInstrText>
            </w:r>
            <w:r w:rsidDel="00596974">
              <w:rPr>
                <w:noProof/>
                <w:webHidden/>
              </w:rPr>
            </w:r>
            <w:r w:rsidDel="00596974">
              <w:rPr>
                <w:noProof/>
                <w:webHidden/>
              </w:rPr>
              <w:fldChar w:fldCharType="separate"/>
            </w:r>
            <w:r w:rsidDel="00596974">
              <w:rPr>
                <w:noProof/>
                <w:webHidden/>
              </w:rPr>
              <w:delText>20</w:delText>
            </w:r>
            <w:r w:rsidDel="00596974">
              <w:rPr>
                <w:noProof/>
                <w:webHidden/>
              </w:rPr>
              <w:fldChar w:fldCharType="end"/>
            </w:r>
            <w:r w:rsidRPr="00AE7FAB" w:rsidDel="00596974">
              <w:rPr>
                <w:rStyle w:val="Hipervnculo"/>
                <w:noProof/>
              </w:rPr>
              <w:fldChar w:fldCharType="end"/>
            </w:r>
          </w:del>
        </w:p>
        <w:p w14:paraId="331D315E" w14:textId="4F158948" w:rsidR="0062222A" w:rsidDel="00596974" w:rsidRDefault="0062222A">
          <w:pPr>
            <w:pStyle w:val="TDC1"/>
            <w:rPr>
              <w:del w:id="1799" w:author="David Osornio [2]" w:date="2020-06-05T00:31:00Z"/>
              <w:rFonts w:eastAsiaTheme="minorEastAsia" w:cstheme="minorBidi"/>
              <w:b w:val="0"/>
              <w:bCs w:val="0"/>
              <w:i w:val="0"/>
              <w:iCs w:val="0"/>
              <w:noProof/>
              <w:kern w:val="0"/>
              <w:sz w:val="22"/>
              <w:szCs w:val="22"/>
              <w:lang w:eastAsia="es-MX" w:bidi="ar-SA"/>
            </w:rPr>
          </w:pPr>
          <w:del w:id="1800"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"_Toc41948631"</w:delInstrText>
            </w:r>
            <w:r w:rsidRPr="00AE7FAB" w:rsidDel="00596974">
              <w:rPr>
                <w:rStyle w:val="Hipervnculo"/>
                <w:noProof/>
              </w:rPr>
              <w:delInstrText xml:space="preserve"> </w:delInstrText>
            </w:r>
            <w:r w:rsidRPr="00AE7FAB" w:rsidDel="00596974">
              <w:rPr>
                <w:rStyle w:val="Hipervnculo"/>
                <w:noProof/>
              </w:rPr>
              <w:fldChar w:fldCharType="separate"/>
            </w:r>
          </w:del>
          <w:ins w:id="1801" w:author="David Osornio [2]" w:date="2020-06-05T21:29:00Z">
            <w:r w:rsidR="009C4CC2">
              <w:rPr>
                <w:rStyle w:val="Hipervnculo"/>
                <w:b w:val="0"/>
                <w:bCs w:val="0"/>
                <w:noProof/>
                <w:lang w:val="es-ES"/>
              </w:rPr>
              <w:t>¡Error! Referencia de hipervínculo no válida.</w:t>
            </w:r>
          </w:ins>
          <w:ins w:id="1802" w:author="David Osornio" w:date="2020-06-04T23:38:00Z">
            <w:del w:id="1803" w:author="David Osornio [2]" w:date="2020-06-05T00:31:00Z">
              <w:r w:rsidR="00941C00" w:rsidDel="00596974">
                <w:rPr>
                  <w:rStyle w:val="Hipervnculo"/>
                  <w:b w:val="0"/>
                  <w:bCs w:val="0"/>
                  <w:noProof/>
                  <w:lang w:val="es-ES"/>
                </w:rPr>
                <w:delText>¡Error! Referencia de hipervínculo no válida.</w:delText>
              </w:r>
            </w:del>
          </w:ins>
          <w:del w:id="1804" w:author="David Osornio [2]" w:date="2020-06-05T00:31:00Z">
            <w:r w:rsidRPr="00AE7FAB" w:rsidDel="00596974">
              <w:rPr>
                <w:rStyle w:val="Hipervnculo"/>
                <w:rFonts w:ascii="Arial" w:hAnsi="Arial" w:cs="Arial"/>
                <w:noProof/>
              </w:rPr>
              <w:delText>Apéndices</w:delText>
            </w:r>
            <w:r w:rsidDel="00596974">
              <w:rPr>
                <w:noProof/>
                <w:webHidden/>
              </w:rPr>
              <w:tab/>
            </w:r>
            <w:r w:rsidDel="00596974">
              <w:rPr>
                <w:noProof/>
                <w:webHidden/>
              </w:rPr>
              <w:fldChar w:fldCharType="begin"/>
            </w:r>
            <w:r w:rsidDel="00596974">
              <w:rPr>
                <w:noProof/>
                <w:webHidden/>
              </w:rPr>
              <w:delInstrText xml:space="preserve"> PAGEREF _Toc41948631 \h </w:delInstrText>
            </w:r>
            <w:r w:rsidDel="00596974">
              <w:rPr>
                <w:noProof/>
                <w:webHidden/>
              </w:rPr>
            </w:r>
            <w:r w:rsidDel="00596974">
              <w:rPr>
                <w:noProof/>
                <w:webHidden/>
              </w:rPr>
              <w:fldChar w:fldCharType="separate"/>
            </w:r>
            <w:r w:rsidDel="00596974">
              <w:rPr>
                <w:noProof/>
                <w:webHidden/>
              </w:rPr>
              <w:delText>21</w:delText>
            </w:r>
            <w:r w:rsidDel="00596974">
              <w:rPr>
                <w:noProof/>
                <w:webHidden/>
              </w:rPr>
              <w:fldChar w:fldCharType="end"/>
            </w:r>
            <w:r w:rsidRPr="00AE7FAB" w:rsidDel="00596974">
              <w:rPr>
                <w:rStyle w:val="Hipervnculo"/>
                <w:noProof/>
              </w:rPr>
              <w:fldChar w:fldCharType="end"/>
            </w:r>
          </w:del>
        </w:p>
        <w:p w14:paraId="01FBAD8F" w14:textId="2823062B" w:rsidR="0062222A" w:rsidDel="00596974" w:rsidRDefault="0062222A">
          <w:pPr>
            <w:pStyle w:val="TDC1"/>
            <w:rPr>
              <w:del w:id="1805" w:author="David Osornio [2]" w:date="2020-06-05T00:31:00Z"/>
              <w:rFonts w:eastAsiaTheme="minorEastAsia" w:cstheme="minorBidi"/>
              <w:b w:val="0"/>
              <w:bCs w:val="0"/>
              <w:i w:val="0"/>
              <w:iCs w:val="0"/>
              <w:noProof/>
              <w:kern w:val="0"/>
              <w:sz w:val="22"/>
              <w:szCs w:val="22"/>
              <w:lang w:eastAsia="es-MX" w:bidi="ar-SA"/>
            </w:rPr>
          </w:pPr>
          <w:del w:id="1806" w:author="David Osornio [2]" w:date="2020-06-05T00:31:00Z">
            <w:r w:rsidRPr="00AE7FAB" w:rsidDel="00596974">
              <w:rPr>
                <w:rStyle w:val="Hipervnculo"/>
                <w:noProof/>
              </w:rPr>
              <w:fldChar w:fldCharType="begin"/>
            </w:r>
            <w:r w:rsidRPr="00AE7FAB" w:rsidDel="00596974">
              <w:rPr>
                <w:rStyle w:val="Hipervnculo"/>
                <w:noProof/>
              </w:rPr>
              <w:delInstrText xml:space="preserve"> </w:delInstrText>
            </w:r>
            <w:r w:rsidDel="00596974">
              <w:rPr>
                <w:noProof/>
              </w:rPr>
              <w:delInstrText>HYPERLINK \l "_Toc41948632"</w:delInstrText>
            </w:r>
            <w:r w:rsidRPr="00AE7FAB" w:rsidDel="00596974">
              <w:rPr>
                <w:rStyle w:val="Hipervnculo"/>
                <w:noProof/>
              </w:rPr>
              <w:delInstrText xml:space="preserve"> </w:delInstrText>
            </w:r>
            <w:r w:rsidRPr="00AE7FAB" w:rsidDel="00596974">
              <w:rPr>
                <w:rStyle w:val="Hipervnculo"/>
                <w:noProof/>
              </w:rPr>
              <w:fldChar w:fldCharType="separate"/>
            </w:r>
          </w:del>
          <w:ins w:id="1807" w:author="David Osornio [2]" w:date="2020-06-05T21:29:00Z">
            <w:r w:rsidR="009C4CC2">
              <w:rPr>
                <w:rStyle w:val="Hipervnculo"/>
                <w:b w:val="0"/>
                <w:bCs w:val="0"/>
                <w:noProof/>
                <w:lang w:val="es-ES"/>
              </w:rPr>
              <w:t>¡Error! Referencia de hipervínculo no válida.</w:t>
            </w:r>
          </w:ins>
          <w:ins w:id="1808" w:author="David Osornio" w:date="2020-06-04T23:38:00Z">
            <w:del w:id="1809" w:author="David Osornio [2]" w:date="2020-06-05T00:31:00Z">
              <w:r w:rsidR="00941C00" w:rsidDel="00596974">
                <w:rPr>
                  <w:rStyle w:val="Hipervnculo"/>
                  <w:b w:val="0"/>
                  <w:bCs w:val="0"/>
                  <w:noProof/>
                  <w:lang w:val="es-ES"/>
                </w:rPr>
                <w:delText>¡Error! Referencia de hipervínculo no válida.</w:delText>
              </w:r>
            </w:del>
          </w:ins>
          <w:del w:id="1810" w:author="David Osornio [2]" w:date="2020-06-05T00:31:00Z">
            <w:r w:rsidRPr="00AE7FAB" w:rsidDel="00596974">
              <w:rPr>
                <w:rStyle w:val="Hipervnculo"/>
                <w:rFonts w:ascii="Arial" w:hAnsi="Arial" w:cs="Arial"/>
                <w:noProof/>
              </w:rPr>
              <w:delText>Índice</w:delText>
            </w:r>
            <w:r w:rsidDel="00596974">
              <w:rPr>
                <w:noProof/>
                <w:webHidden/>
              </w:rPr>
              <w:tab/>
            </w:r>
            <w:r w:rsidDel="00596974">
              <w:rPr>
                <w:noProof/>
                <w:webHidden/>
              </w:rPr>
              <w:fldChar w:fldCharType="begin"/>
            </w:r>
            <w:r w:rsidDel="00596974">
              <w:rPr>
                <w:noProof/>
                <w:webHidden/>
              </w:rPr>
              <w:delInstrText xml:space="preserve"> PAGEREF _Toc41948632 \h </w:delInstrText>
            </w:r>
            <w:r w:rsidDel="00596974">
              <w:rPr>
                <w:noProof/>
                <w:webHidden/>
              </w:rPr>
            </w:r>
            <w:r w:rsidDel="00596974">
              <w:rPr>
                <w:noProof/>
                <w:webHidden/>
              </w:rPr>
              <w:fldChar w:fldCharType="separate"/>
            </w:r>
            <w:r w:rsidDel="00596974">
              <w:rPr>
                <w:noProof/>
                <w:webHidden/>
              </w:rPr>
              <w:delText>22</w:delText>
            </w:r>
            <w:r w:rsidDel="00596974">
              <w:rPr>
                <w:noProof/>
                <w:webHidden/>
              </w:rPr>
              <w:fldChar w:fldCharType="end"/>
            </w:r>
            <w:r w:rsidRPr="00AE7FAB" w:rsidDel="00596974">
              <w:rPr>
                <w:rStyle w:val="Hipervnculo"/>
                <w:noProof/>
              </w:rPr>
              <w:fldChar w:fldCharType="end"/>
            </w:r>
          </w:del>
        </w:p>
        <w:p w14:paraId="55893268" w14:textId="2F3DF93A" w:rsidR="00877A0B" w:rsidRDefault="00860E91" w:rsidP="008E10C4">
          <w:pPr>
            <w:jc w:val="center"/>
          </w:pPr>
          <w:r>
            <w:fldChar w:fldCharType="end"/>
          </w:r>
        </w:p>
      </w:sdtContent>
    </w:sdt>
    <w:p w14:paraId="792D1D8A" w14:textId="7DCD80F5" w:rsidR="005F1E77" w:rsidRPr="00A367F8" w:rsidRDefault="005F1E77" w:rsidP="005F1E77">
      <w:pPr>
        <w:rPr>
          <w:rFonts w:ascii="Arial" w:hAnsi="Arial" w:cs="Arial"/>
        </w:rPr>
      </w:pPr>
    </w:p>
    <w:sectPr w:rsidR="005F1E77" w:rsidRPr="00A367F8">
      <w:headerReference w:type="default" r:id="rId27"/>
      <w:pgSz w:w="12240" w:h="15840"/>
      <w:pgMar w:top="1693" w:right="1134" w:bottom="1134" w:left="1134" w:header="1134" w:footer="0" w:gutter="0"/>
      <w:cols w:space="720"/>
      <w:formProt w:val="0"/>
      <w:titlePg/>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David Osornio" w:date="2020-06-01T14:42:00Z" w:initials="DO">
    <w:p w14:paraId="2DC1A9EE" w14:textId="14B09AE2" w:rsidR="007808FA" w:rsidRDefault="007808FA">
      <w:pPr>
        <w:pStyle w:val="Textocomentario"/>
      </w:pPr>
      <w:r>
        <w:rPr>
          <w:rStyle w:val="Refdecomentario"/>
        </w:rPr>
        <w:annotationRef/>
      </w:r>
      <w:r>
        <w:t>Respecto al sistema de la gestión de las reservas aún queda pendiente porque no se ha hablado con la persona dueña. Se realizará la descripción de las esenciales.</w:t>
      </w:r>
    </w:p>
  </w:comment>
  <w:comment w:id="27" w:author="David Osornio" w:date="2020-06-01T15:11:00Z" w:initials="DO">
    <w:p w14:paraId="20DE1AD8" w14:textId="79FF2D66" w:rsidR="007808FA" w:rsidRDefault="007808FA">
      <w:pPr>
        <w:pStyle w:val="Textocomentario"/>
      </w:pPr>
      <w:r>
        <w:rPr>
          <w:rStyle w:val="Refdecomentario"/>
        </w:rPr>
        <w:annotationRef/>
      </w:r>
      <w:r>
        <w:t xml:space="preserve">Falta la realización de las secciones del </w:t>
      </w:r>
      <w:proofErr w:type="spellStart"/>
      <w:r>
        <w:t>footer</w:t>
      </w:r>
      <w:proofErr w:type="spellEnd"/>
    </w:p>
  </w:comment>
  <w:comment w:id="32" w:author="David Osornio" w:date="2020-06-01T23:31:00Z" w:initials="DO">
    <w:p w14:paraId="10C3CF17" w14:textId="4AC5C73C" w:rsidR="007808FA" w:rsidRDefault="007808FA">
      <w:pPr>
        <w:pStyle w:val="Textocomentario"/>
      </w:pPr>
      <w:r>
        <w:rPr>
          <w:rStyle w:val="Refdecomentario"/>
        </w:rPr>
        <w:annotationRef/>
      </w:r>
      <w:r>
        <w:t xml:space="preserve">Falta poder añadir </w:t>
      </w:r>
      <w:proofErr w:type="spellStart"/>
      <w:r>
        <w:t>mas</w:t>
      </w:r>
      <w:proofErr w:type="spellEnd"/>
      <w:r>
        <w:t xml:space="preserve"> historias desde la administración, </w:t>
      </w:r>
    </w:p>
  </w:comment>
  <w:comment w:id="34" w:author="David Osornio" w:date="2020-06-01T23:34:00Z" w:initials="DO">
    <w:p w14:paraId="3D6CE33F" w14:textId="56EA0F06" w:rsidR="007808FA" w:rsidRDefault="007808FA">
      <w:pPr>
        <w:pStyle w:val="Textocomentario"/>
      </w:pPr>
      <w:r>
        <w:rPr>
          <w:rStyle w:val="Refdecomentario"/>
        </w:rPr>
        <w:annotationRef/>
      </w:r>
      <w:r>
        <w:t xml:space="preserve">Falta hacer </w:t>
      </w:r>
      <w:proofErr w:type="spellStart"/>
      <w:r>
        <w:t>mockuo</w:t>
      </w:r>
      <w:proofErr w:type="spellEnd"/>
      <w:r>
        <w:t xml:space="preserve"> de la parte de expansión.</w:t>
      </w:r>
    </w:p>
  </w:comment>
  <w:comment w:id="39" w:author="David Osornio" w:date="2020-06-01T15:16:00Z" w:initials="DO">
    <w:p w14:paraId="05F6A040" w14:textId="6D27BCD4" w:rsidR="007808FA" w:rsidRDefault="007808FA">
      <w:pPr>
        <w:pStyle w:val="Textocomentario"/>
      </w:pPr>
      <w:r>
        <w:rPr>
          <w:rStyle w:val="Refdecomentario"/>
        </w:rPr>
        <w:annotationRef/>
      </w:r>
      <w:r>
        <w:t xml:space="preserve">La cuestión de tamaños </w:t>
      </w:r>
      <w:proofErr w:type="spellStart"/>
      <w:r>
        <w:t>aun</w:t>
      </w:r>
      <w:proofErr w:type="spellEnd"/>
      <w:r>
        <w:t xml:space="preserve"> está por verse.</w:t>
      </w:r>
    </w:p>
  </w:comment>
  <w:comment w:id="42" w:author="David Osornio" w:date="2020-06-02T13:37:00Z" w:initials="DO">
    <w:p w14:paraId="390663B3" w14:textId="77777777" w:rsidR="007808FA" w:rsidRDefault="007808FA">
      <w:pPr>
        <w:pStyle w:val="Textocomentario"/>
      </w:pPr>
      <w:r>
        <w:rPr>
          <w:rStyle w:val="Refdecomentario"/>
        </w:rPr>
        <w:annotationRef/>
      </w:r>
      <w:r>
        <w:t>Comentario dirigido a Ing. Joel.</w:t>
      </w:r>
    </w:p>
    <w:p w14:paraId="36A78868" w14:textId="77777777" w:rsidR="007808FA" w:rsidRDefault="007808FA">
      <w:pPr>
        <w:pStyle w:val="Textocomentario"/>
      </w:pPr>
    </w:p>
    <w:p w14:paraId="6759B810" w14:textId="3CE4A8F0" w:rsidR="007808FA" w:rsidRDefault="007808FA">
      <w:pPr>
        <w:pStyle w:val="Textocomentario"/>
      </w:pPr>
      <w:r>
        <w:t>Me podría indicar o apoyar si esto es lo correcto o que es lo que debería de estar aquí.</w:t>
      </w:r>
    </w:p>
  </w:comment>
  <w:comment w:id="130" w:author="David Osornio" w:date="2020-05-28T23:47:00Z" w:initials="DO">
    <w:p w14:paraId="18FC4BC5" w14:textId="75CE7198" w:rsidR="007808FA" w:rsidRDefault="007808FA">
      <w:pPr>
        <w:pStyle w:val="Textocomentario"/>
      </w:pPr>
      <w:r>
        <w:rPr>
          <w:rStyle w:val="Refdecomentario"/>
        </w:rPr>
        <w:annotationRef/>
      </w:r>
      <w:r>
        <w:t xml:space="preserve">Falta el diseño de esta parte en la interfaz, se piensa hacer después de las habitaciones y que </w:t>
      </w:r>
      <w:proofErr w:type="spellStart"/>
      <w:r>
        <w:t>este</w:t>
      </w:r>
      <w:proofErr w:type="spellEnd"/>
      <w:r>
        <w:t xml:space="preserve"> presente en el resumen de la compra como un link a servicios y comprarlos.</w:t>
      </w:r>
    </w:p>
  </w:comment>
  <w:comment w:id="143" w:author="David Osornio" w:date="2020-06-02T14:20:00Z" w:initials="DO">
    <w:p w14:paraId="75212A7D" w14:textId="5B94FD82" w:rsidR="007808FA" w:rsidRPr="00024FF0" w:rsidRDefault="007808FA">
      <w:pPr>
        <w:pStyle w:val="Textocomentario"/>
        <w:rPr>
          <w:sz w:val="52"/>
          <w:szCs w:val="52"/>
        </w:rPr>
      </w:pPr>
      <w:r>
        <w:rPr>
          <w:rStyle w:val="Refdecomentario"/>
        </w:rPr>
        <w:annotationRef/>
      </w:r>
      <w:r w:rsidRPr="00024FF0">
        <w:rPr>
          <w:sz w:val="52"/>
          <w:szCs w:val="52"/>
        </w:rPr>
        <w:t>Crear los diagramas de uso y procesos</w:t>
      </w:r>
    </w:p>
  </w:comment>
  <w:comment w:id="167" w:author="David Osornio" w:date="2020-05-28T00:22:00Z" w:initials="DO">
    <w:p w14:paraId="338F042E" w14:textId="77777777" w:rsidR="007808FA" w:rsidRDefault="007808FA">
      <w:pPr>
        <w:pStyle w:val="Textocomentario"/>
      </w:pPr>
      <w:r>
        <w:rPr>
          <w:rStyle w:val="Refdecomentario"/>
        </w:rPr>
        <w:annotationRef/>
      </w:r>
      <w:r>
        <w:t>Aquí falta seleccionar los tipos de habitaciones, serán por lo mientras llamadas de 3 tipos</w:t>
      </w:r>
    </w:p>
    <w:p w14:paraId="77E8E60C" w14:textId="77777777" w:rsidR="007808FA" w:rsidRDefault="007808FA">
      <w:pPr>
        <w:pStyle w:val="Textocomentario"/>
      </w:pPr>
    </w:p>
    <w:p w14:paraId="7CABE20D" w14:textId="0DFA5E1C" w:rsidR="007808FA" w:rsidRDefault="007808FA">
      <w:pPr>
        <w:pStyle w:val="Textocomentario"/>
      </w:pPr>
      <w:r>
        <w:t>Queda pendiente el saber si esta información es correcta aquí o en especificación de requisitos</w:t>
      </w:r>
    </w:p>
  </w:comment>
  <w:comment w:id="168" w:author="David Osornio" w:date="2020-05-31T00:38:00Z" w:initials="DO">
    <w:p w14:paraId="593A7EDC" w14:textId="7BB105A7" w:rsidR="007808FA" w:rsidRDefault="007808FA">
      <w:pPr>
        <w:pStyle w:val="Textocomentario"/>
      </w:pPr>
      <w:r>
        <w:rPr>
          <w:rStyle w:val="Refdecomentario"/>
        </w:rPr>
        <w:annotationRef/>
      </w:r>
      <w:r>
        <w:t xml:space="preserve">Aun </w:t>
      </w:r>
      <w:proofErr w:type="spellStart"/>
      <w:r>
        <w:t>esta</w:t>
      </w:r>
      <w:proofErr w:type="spellEnd"/>
      <w:r>
        <w:t xml:space="preserve"> pendiente esta parte, revisarla bien solo es para estar en acuerdo</w:t>
      </w:r>
    </w:p>
  </w:comment>
  <w:comment w:id="353" w:author="David Osornio [2]" w:date="2020-06-05T00:45:00Z" w:initials="DO">
    <w:p w14:paraId="4645FCA3" w14:textId="2A966EA5" w:rsidR="007808FA" w:rsidRDefault="007808FA">
      <w:pPr>
        <w:pStyle w:val="Textocomentario"/>
      </w:pPr>
      <w:r>
        <w:rPr>
          <w:rStyle w:val="Refdecomentario"/>
        </w:rPr>
        <w:annotationRef/>
      </w:r>
      <w:r>
        <w:t xml:space="preserve">Falta realizar esta parte en el diseño, ya </w:t>
      </w:r>
      <w:proofErr w:type="spellStart"/>
      <w:r>
        <w:t>cometado</w:t>
      </w:r>
      <w:proofErr w:type="spellEnd"/>
      <w:r>
        <w:t xml:space="preserve"> anteriormente.</w:t>
      </w:r>
    </w:p>
  </w:comment>
  <w:comment w:id="752" w:author="David Osornio [2]" w:date="2020-06-05T21:12:00Z" w:initials="DO">
    <w:p w14:paraId="2933C0FF" w14:textId="4B9BC9B9" w:rsidR="00E70F2E" w:rsidRDefault="00E70F2E">
      <w:pPr>
        <w:pStyle w:val="Textocomentario"/>
      </w:pPr>
      <w:r>
        <w:rPr>
          <w:rStyle w:val="Refdecomentario"/>
        </w:rPr>
        <w:annotationRef/>
      </w:r>
      <w:r>
        <w:t xml:space="preserve">Necesito ayuda en esto, cual </w:t>
      </w:r>
      <w:proofErr w:type="spellStart"/>
      <w:r>
        <w:t>seria</w:t>
      </w:r>
      <w:proofErr w:type="spellEnd"/>
      <w:r>
        <w:t xml:space="preserve"> el peso recomendado y las medidas recomendadas para una imagen.</w:t>
      </w:r>
    </w:p>
  </w:comment>
  <w:comment w:id="772" w:author="David Osornio [2]" w:date="2020-06-05T21:21:00Z" w:initials="DO">
    <w:p w14:paraId="7B7B72BA" w14:textId="2F737C4C" w:rsidR="008528B4" w:rsidRDefault="008528B4">
      <w:pPr>
        <w:pStyle w:val="Textocomentario"/>
      </w:pPr>
      <w:r>
        <w:rPr>
          <w:rStyle w:val="Refdecomentario"/>
        </w:rPr>
        <w:annotationRef/>
      </w:r>
      <w:r>
        <w:t>Medidas por calcular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C1A9EE" w15:done="0"/>
  <w15:commentEx w15:paraId="20DE1AD8" w15:done="0"/>
  <w15:commentEx w15:paraId="10C3CF17" w15:done="0"/>
  <w15:commentEx w15:paraId="3D6CE33F" w15:done="0"/>
  <w15:commentEx w15:paraId="05F6A040" w15:done="0"/>
  <w15:commentEx w15:paraId="6759B810" w15:done="0"/>
  <w15:commentEx w15:paraId="18FC4BC5" w15:done="0"/>
  <w15:commentEx w15:paraId="75212A7D" w15:done="0"/>
  <w15:commentEx w15:paraId="7CABE20D" w15:done="0"/>
  <w15:commentEx w15:paraId="593A7EDC" w15:done="0"/>
  <w15:commentEx w15:paraId="4645FCA3" w15:done="0"/>
  <w15:commentEx w15:paraId="2933C0FF" w15:done="0"/>
  <w15:commentEx w15:paraId="7B7B72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924D" w16cex:dateUtc="2020-06-01T19:42:00Z"/>
  <w16cex:commentExtensible w16cex:durableId="227F9914" w16cex:dateUtc="2020-06-01T20:11:00Z"/>
  <w16cex:commentExtensible w16cex:durableId="22800E3A" w16cex:dateUtc="2020-06-02T04:31:00Z"/>
  <w16cex:commentExtensible w16cex:durableId="22800F16" w16cex:dateUtc="2020-06-02T04:34:00Z"/>
  <w16cex:commentExtensible w16cex:durableId="227F9A56" w16cex:dateUtc="2020-06-01T20:16:00Z"/>
  <w16cex:commentExtensible w16cex:durableId="2280D47F" w16cex:dateUtc="2020-06-02T18:37:00Z"/>
  <w16cex:commentExtensible w16cex:durableId="227ACBFF" w16cex:dateUtc="2020-05-29T04:47:00Z"/>
  <w16cex:commentExtensible w16cex:durableId="2280DE91" w16cex:dateUtc="2020-06-02T19:20:00Z"/>
  <w16cex:commentExtensible w16cex:durableId="227982C6" w16cex:dateUtc="2020-05-28T05:22:00Z"/>
  <w16cex:commentExtensible w16cex:durableId="227D7B00" w16cex:dateUtc="2020-05-31T05:38:00Z"/>
  <w16cex:commentExtensible w16cex:durableId="2284140C" w16cex:dateUtc="2020-06-05T05:45:00Z"/>
  <w16cex:commentExtensible w16cex:durableId="228533C3" w16cex:dateUtc="2020-06-06T02:12:00Z"/>
  <w16cex:commentExtensible w16cex:durableId="228535F2" w16cex:dateUtc="2020-06-06T0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C1A9EE" w16cid:durableId="227F924D"/>
  <w16cid:commentId w16cid:paraId="20DE1AD8" w16cid:durableId="227F9914"/>
  <w16cid:commentId w16cid:paraId="10C3CF17" w16cid:durableId="22800E3A"/>
  <w16cid:commentId w16cid:paraId="3D6CE33F" w16cid:durableId="22800F16"/>
  <w16cid:commentId w16cid:paraId="05F6A040" w16cid:durableId="227F9A56"/>
  <w16cid:commentId w16cid:paraId="6759B810" w16cid:durableId="2280D47F"/>
  <w16cid:commentId w16cid:paraId="18FC4BC5" w16cid:durableId="227ACBFF"/>
  <w16cid:commentId w16cid:paraId="75212A7D" w16cid:durableId="2280DE91"/>
  <w16cid:commentId w16cid:paraId="7CABE20D" w16cid:durableId="227982C6"/>
  <w16cid:commentId w16cid:paraId="593A7EDC" w16cid:durableId="227D7B00"/>
  <w16cid:commentId w16cid:paraId="4645FCA3" w16cid:durableId="2284140C"/>
  <w16cid:commentId w16cid:paraId="2933C0FF" w16cid:durableId="228533C3"/>
  <w16cid:commentId w16cid:paraId="7B7B72BA" w16cid:durableId="2285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2EA99" w14:textId="77777777" w:rsidR="00CC6096" w:rsidRDefault="00CC6096">
      <w:r>
        <w:separator/>
      </w:r>
    </w:p>
  </w:endnote>
  <w:endnote w:type="continuationSeparator" w:id="0">
    <w:p w14:paraId="1080CB03" w14:textId="77777777" w:rsidR="00CC6096" w:rsidRDefault="00CC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5C283" w14:textId="77777777" w:rsidR="00CC6096" w:rsidRDefault="00CC6096">
      <w:r>
        <w:separator/>
      </w:r>
    </w:p>
  </w:footnote>
  <w:footnote w:type="continuationSeparator" w:id="0">
    <w:p w14:paraId="6601EC2C" w14:textId="77777777" w:rsidR="00CC6096" w:rsidRDefault="00CC6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2DDF0" w14:textId="4C12F480" w:rsidR="007808FA" w:rsidRDefault="007808FA">
    <w:pPr>
      <w:pStyle w:val="Encabezado"/>
      <w:jc w:val="center"/>
      <w:rPr>
        <w:b/>
        <w:bCs/>
      </w:rPr>
    </w:pPr>
    <w:sdt>
      <w:sdtPr>
        <w:rPr>
          <w:b/>
          <w:bCs/>
        </w:rPr>
        <w:id w:val="1726796646"/>
        <w:docPartObj>
          <w:docPartGallery w:val="Page Numbers (Margins)"/>
          <w:docPartUnique/>
        </w:docPartObj>
      </w:sdtPr>
      <w:sdtContent>
        <w:r>
          <w:rPr>
            <w:b/>
            <w:bCs/>
          </w:rPr>
          <w:pict w14:anchorId="348F4C0F">
            <v:rect id="_x0000_s2049"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14:paraId="786598F6" w14:textId="77777777" w:rsidR="007808FA" w:rsidRDefault="007808FA">
                    <w:pPr>
                      <w:pStyle w:val="Piedepgina"/>
                      <w:rPr>
                        <w:rFonts w:asciiTheme="majorHAnsi" w:eastAsiaTheme="majorEastAsia" w:hAnsiTheme="majorHAnsi" w:cstheme="majorBidi"/>
                        <w:sz w:val="44"/>
                        <w:szCs w:val="44"/>
                      </w:rPr>
                    </w:pPr>
                    <w:r>
                      <w:rPr>
                        <w:rFonts w:asciiTheme="majorHAnsi" w:eastAsiaTheme="majorEastAsia" w:hAnsiTheme="majorHAnsi" w:cstheme="majorBidi"/>
                        <w:lang w:val="es-ES"/>
                      </w:rPr>
                      <w:t>Página</w:t>
                    </w: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sz w:val="44"/>
                        <w:szCs w:val="44"/>
                        <w:lang w:val="es-ES"/>
                      </w:rPr>
                      <w:t>2</w:t>
                    </w:r>
                    <w:r>
                      <w:rPr>
                        <w:rFonts w:asciiTheme="majorHAnsi" w:eastAsiaTheme="majorEastAsia" w:hAnsiTheme="majorHAnsi" w:cstheme="majorBidi"/>
                        <w:sz w:val="44"/>
                        <w:szCs w:val="44"/>
                      </w:rPr>
                      <w:fldChar w:fldCharType="end"/>
                    </w:r>
                  </w:p>
                </w:txbxContent>
              </v:textbox>
              <w10:wrap anchorx="margin" anchory="margin"/>
            </v:rect>
          </w:pict>
        </w:r>
      </w:sdtContent>
    </w:sdt>
    <w:r>
      <w:rPr>
        <w:b/>
        <w:bCs/>
      </w:rPr>
      <w:t>Especificación de Requisitos – Sitio Web de Hotel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E423D"/>
    <w:multiLevelType w:val="multilevel"/>
    <w:tmpl w:val="C7083A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A4E1334"/>
    <w:multiLevelType w:val="multilevel"/>
    <w:tmpl w:val="CE424DB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Osornio">
    <w15:presenceInfo w15:providerId="None" w15:userId="David Osornio"/>
  </w15:person>
  <w15:person w15:author="David Osornio [2]">
    <w15:presenceInfo w15:providerId="Windows Live" w15:userId="338476a92ece8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trackRevisions/>
  <w:defaultTabStop w:val="709"/>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00A2"/>
    <w:rsid w:val="00002C22"/>
    <w:rsid w:val="00014B7E"/>
    <w:rsid w:val="0001558D"/>
    <w:rsid w:val="00024FF0"/>
    <w:rsid w:val="00070E93"/>
    <w:rsid w:val="000A577E"/>
    <w:rsid w:val="000C4918"/>
    <w:rsid w:val="000F45FA"/>
    <w:rsid w:val="00121920"/>
    <w:rsid w:val="00122C27"/>
    <w:rsid w:val="001512C8"/>
    <w:rsid w:val="001562C3"/>
    <w:rsid w:val="00164EE0"/>
    <w:rsid w:val="00173E64"/>
    <w:rsid w:val="00190C2A"/>
    <w:rsid w:val="001D2A17"/>
    <w:rsid w:val="001F1389"/>
    <w:rsid w:val="00225281"/>
    <w:rsid w:val="00231BA6"/>
    <w:rsid w:val="002663F3"/>
    <w:rsid w:val="002B219B"/>
    <w:rsid w:val="002D66B7"/>
    <w:rsid w:val="00301897"/>
    <w:rsid w:val="00317EB5"/>
    <w:rsid w:val="00326226"/>
    <w:rsid w:val="00332566"/>
    <w:rsid w:val="00347475"/>
    <w:rsid w:val="00384254"/>
    <w:rsid w:val="003A5D68"/>
    <w:rsid w:val="003C4C15"/>
    <w:rsid w:val="00455702"/>
    <w:rsid w:val="004C1D09"/>
    <w:rsid w:val="005100A2"/>
    <w:rsid w:val="00510185"/>
    <w:rsid w:val="00525BFF"/>
    <w:rsid w:val="00526CD1"/>
    <w:rsid w:val="00557656"/>
    <w:rsid w:val="0058442A"/>
    <w:rsid w:val="005845E3"/>
    <w:rsid w:val="00596974"/>
    <w:rsid w:val="005A44E1"/>
    <w:rsid w:val="005A4968"/>
    <w:rsid w:val="005A6E46"/>
    <w:rsid w:val="005C4033"/>
    <w:rsid w:val="005F1E77"/>
    <w:rsid w:val="0062222A"/>
    <w:rsid w:val="006722C2"/>
    <w:rsid w:val="006B22B1"/>
    <w:rsid w:val="006F700F"/>
    <w:rsid w:val="00733443"/>
    <w:rsid w:val="007337C9"/>
    <w:rsid w:val="00744038"/>
    <w:rsid w:val="007808FA"/>
    <w:rsid w:val="00782333"/>
    <w:rsid w:val="00791FB4"/>
    <w:rsid w:val="007978DE"/>
    <w:rsid w:val="007C54DD"/>
    <w:rsid w:val="007D29F5"/>
    <w:rsid w:val="007E2E09"/>
    <w:rsid w:val="008038E9"/>
    <w:rsid w:val="008528B4"/>
    <w:rsid w:val="00860E91"/>
    <w:rsid w:val="00877A0B"/>
    <w:rsid w:val="00885CCC"/>
    <w:rsid w:val="00890241"/>
    <w:rsid w:val="008A6D1F"/>
    <w:rsid w:val="008E10C4"/>
    <w:rsid w:val="009058C2"/>
    <w:rsid w:val="00913969"/>
    <w:rsid w:val="00941C00"/>
    <w:rsid w:val="009B2355"/>
    <w:rsid w:val="009C4CC2"/>
    <w:rsid w:val="009E5EE1"/>
    <w:rsid w:val="00A367F8"/>
    <w:rsid w:val="00A37F8C"/>
    <w:rsid w:val="00A46487"/>
    <w:rsid w:val="00AB1E73"/>
    <w:rsid w:val="00AE4DFC"/>
    <w:rsid w:val="00AF2734"/>
    <w:rsid w:val="00B10D49"/>
    <w:rsid w:val="00B2082A"/>
    <w:rsid w:val="00B30DF0"/>
    <w:rsid w:val="00B4135A"/>
    <w:rsid w:val="00B51D76"/>
    <w:rsid w:val="00B5531D"/>
    <w:rsid w:val="00B57AF9"/>
    <w:rsid w:val="00B6543E"/>
    <w:rsid w:val="00B81514"/>
    <w:rsid w:val="00BA6DE2"/>
    <w:rsid w:val="00BD5DDF"/>
    <w:rsid w:val="00BF67D4"/>
    <w:rsid w:val="00C248F7"/>
    <w:rsid w:val="00C55C6A"/>
    <w:rsid w:val="00C65BB5"/>
    <w:rsid w:val="00C91EA4"/>
    <w:rsid w:val="00C92811"/>
    <w:rsid w:val="00CA469A"/>
    <w:rsid w:val="00CB4B85"/>
    <w:rsid w:val="00CC6096"/>
    <w:rsid w:val="00CC6E83"/>
    <w:rsid w:val="00CD04B6"/>
    <w:rsid w:val="00CD26C0"/>
    <w:rsid w:val="00CE3913"/>
    <w:rsid w:val="00CF3205"/>
    <w:rsid w:val="00D1742A"/>
    <w:rsid w:val="00D4789A"/>
    <w:rsid w:val="00D54431"/>
    <w:rsid w:val="00D56F39"/>
    <w:rsid w:val="00DC2491"/>
    <w:rsid w:val="00DE03A7"/>
    <w:rsid w:val="00E130CF"/>
    <w:rsid w:val="00E70F2E"/>
    <w:rsid w:val="00E74237"/>
    <w:rsid w:val="00E95084"/>
    <w:rsid w:val="00EA550E"/>
    <w:rsid w:val="00EB1641"/>
    <w:rsid w:val="00EC5243"/>
    <w:rsid w:val="00ED2E2F"/>
    <w:rsid w:val="00EF7B9E"/>
    <w:rsid w:val="00F030C1"/>
    <w:rsid w:val="00F164BB"/>
    <w:rsid w:val="00F16E87"/>
    <w:rsid w:val="00F60E98"/>
    <w:rsid w:val="00F64FA1"/>
    <w:rsid w:val="00F65618"/>
    <w:rsid w:val="00F723C0"/>
    <w:rsid w:val="00F876A5"/>
    <w:rsid w:val="00FA54C6"/>
    <w:rsid w:val="00FC6C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97BCD9"/>
  <w15:docId w15:val="{0F07DEC9-E7C3-4548-832E-C3C19E00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Droid Sans Devanagari"/>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3443"/>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A367F8"/>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next w:val="Normal"/>
    <w:link w:val="Ttulo3Car"/>
    <w:uiPriority w:val="9"/>
    <w:unhideWhenUsed/>
    <w:qFormat/>
    <w:rsid w:val="000C4918"/>
    <w:pPr>
      <w:keepNext/>
      <w:keepLines/>
      <w:spacing w:before="40"/>
      <w:outlineLvl w:val="2"/>
    </w:pPr>
    <w:rPr>
      <w:rFonts w:asciiTheme="majorHAnsi" w:eastAsiaTheme="majorEastAsia" w:hAnsiTheme="majorHAnsi" w:cs="Mangal"/>
      <w:color w:val="1F3763" w:themeColor="accent1" w:themeShade="7F"/>
      <w:szCs w:val="21"/>
    </w:rPr>
  </w:style>
  <w:style w:type="paragraph" w:styleId="Ttulo4">
    <w:name w:val="heading 4"/>
    <w:basedOn w:val="Normal"/>
    <w:next w:val="Normal"/>
    <w:link w:val="Ttulo4Car"/>
    <w:uiPriority w:val="9"/>
    <w:unhideWhenUsed/>
    <w:qFormat/>
    <w:rsid w:val="000C4918"/>
    <w:pPr>
      <w:keepNext/>
      <w:keepLines/>
      <w:spacing w:before="40"/>
      <w:outlineLvl w:val="3"/>
    </w:pPr>
    <w:rPr>
      <w:rFonts w:asciiTheme="majorHAnsi" w:eastAsiaTheme="majorEastAsia" w:hAnsiTheme="majorHAnsi" w:cs="Mangal"/>
      <w:i/>
      <w:iCs/>
      <w:color w:val="2F5496" w:themeColor="accent1" w:themeShade="BF"/>
      <w:szCs w:val="21"/>
    </w:rPr>
  </w:style>
  <w:style w:type="paragraph" w:styleId="Ttulo5">
    <w:name w:val="heading 5"/>
    <w:basedOn w:val="Normal"/>
    <w:next w:val="Normal"/>
    <w:link w:val="Ttulo5Car"/>
    <w:uiPriority w:val="9"/>
    <w:unhideWhenUsed/>
    <w:qFormat/>
    <w:rsid w:val="00DC2491"/>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uiPriority w:val="10"/>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paragraph" w:customStyle="1" w:styleId="Cabeceraypie">
    <w:name w:val="Cabecera y pie"/>
    <w:basedOn w:val="Normal"/>
    <w:qFormat/>
    <w:pPr>
      <w:suppressLineNumbers/>
      <w:tabs>
        <w:tab w:val="center" w:pos="4986"/>
        <w:tab w:val="right" w:pos="9972"/>
      </w:tabs>
    </w:pPr>
  </w:style>
  <w:style w:type="paragraph" w:styleId="Encabezado">
    <w:name w:val="header"/>
    <w:basedOn w:val="Cabeceraypie"/>
  </w:style>
  <w:style w:type="paragraph" w:styleId="Piedepgina">
    <w:name w:val="footer"/>
    <w:basedOn w:val="Normal"/>
    <w:link w:val="PiedepginaCar"/>
    <w:uiPriority w:val="99"/>
    <w:unhideWhenUsed/>
    <w:rsid w:val="00C55C6A"/>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C55C6A"/>
    <w:rPr>
      <w:rFonts w:cs="Mangal"/>
      <w:szCs w:val="21"/>
    </w:rPr>
  </w:style>
  <w:style w:type="paragraph" w:styleId="ndice1">
    <w:name w:val="index 1"/>
    <w:basedOn w:val="Normal"/>
    <w:next w:val="Normal"/>
    <w:autoRedefine/>
    <w:uiPriority w:val="99"/>
    <w:unhideWhenUsed/>
    <w:rsid w:val="00733443"/>
    <w:pPr>
      <w:ind w:left="240" w:hanging="240"/>
    </w:pPr>
    <w:rPr>
      <w:rFonts w:asciiTheme="minorHAnsi" w:hAnsiTheme="minorHAnsi"/>
      <w:sz w:val="18"/>
      <w:szCs w:val="18"/>
    </w:rPr>
  </w:style>
  <w:style w:type="paragraph" w:styleId="ndice2">
    <w:name w:val="index 2"/>
    <w:basedOn w:val="Normal"/>
    <w:next w:val="Normal"/>
    <w:autoRedefine/>
    <w:uiPriority w:val="99"/>
    <w:unhideWhenUsed/>
    <w:rsid w:val="00733443"/>
    <w:pPr>
      <w:ind w:left="480" w:hanging="240"/>
    </w:pPr>
    <w:rPr>
      <w:rFonts w:asciiTheme="minorHAnsi" w:hAnsiTheme="minorHAnsi"/>
      <w:sz w:val="18"/>
      <w:szCs w:val="18"/>
    </w:rPr>
  </w:style>
  <w:style w:type="paragraph" w:styleId="ndice3">
    <w:name w:val="index 3"/>
    <w:basedOn w:val="Normal"/>
    <w:next w:val="Normal"/>
    <w:autoRedefine/>
    <w:uiPriority w:val="99"/>
    <w:unhideWhenUsed/>
    <w:rsid w:val="00733443"/>
    <w:pPr>
      <w:ind w:left="720" w:hanging="240"/>
    </w:pPr>
    <w:rPr>
      <w:rFonts w:asciiTheme="minorHAnsi" w:hAnsiTheme="minorHAnsi"/>
      <w:sz w:val="18"/>
      <w:szCs w:val="18"/>
    </w:rPr>
  </w:style>
  <w:style w:type="paragraph" w:styleId="ndice4">
    <w:name w:val="index 4"/>
    <w:basedOn w:val="Normal"/>
    <w:next w:val="Normal"/>
    <w:autoRedefine/>
    <w:uiPriority w:val="99"/>
    <w:unhideWhenUsed/>
    <w:rsid w:val="00733443"/>
    <w:pPr>
      <w:ind w:left="960" w:hanging="240"/>
    </w:pPr>
    <w:rPr>
      <w:rFonts w:asciiTheme="minorHAnsi" w:hAnsiTheme="minorHAnsi"/>
      <w:sz w:val="18"/>
      <w:szCs w:val="18"/>
    </w:rPr>
  </w:style>
  <w:style w:type="paragraph" w:styleId="ndice5">
    <w:name w:val="index 5"/>
    <w:basedOn w:val="Normal"/>
    <w:next w:val="Normal"/>
    <w:autoRedefine/>
    <w:uiPriority w:val="99"/>
    <w:unhideWhenUsed/>
    <w:rsid w:val="00733443"/>
    <w:pPr>
      <w:ind w:left="1200" w:hanging="240"/>
    </w:pPr>
    <w:rPr>
      <w:rFonts w:asciiTheme="minorHAnsi" w:hAnsiTheme="minorHAnsi"/>
      <w:sz w:val="18"/>
      <w:szCs w:val="18"/>
    </w:rPr>
  </w:style>
  <w:style w:type="paragraph" w:styleId="ndice6">
    <w:name w:val="index 6"/>
    <w:basedOn w:val="Normal"/>
    <w:next w:val="Normal"/>
    <w:autoRedefine/>
    <w:uiPriority w:val="99"/>
    <w:unhideWhenUsed/>
    <w:rsid w:val="00733443"/>
    <w:pPr>
      <w:ind w:left="1440" w:hanging="240"/>
    </w:pPr>
    <w:rPr>
      <w:rFonts w:asciiTheme="minorHAnsi" w:hAnsiTheme="minorHAnsi"/>
      <w:sz w:val="18"/>
      <w:szCs w:val="18"/>
    </w:rPr>
  </w:style>
  <w:style w:type="paragraph" w:styleId="ndice7">
    <w:name w:val="index 7"/>
    <w:basedOn w:val="Normal"/>
    <w:next w:val="Normal"/>
    <w:autoRedefine/>
    <w:uiPriority w:val="99"/>
    <w:unhideWhenUsed/>
    <w:rsid w:val="00733443"/>
    <w:pPr>
      <w:ind w:left="1680" w:hanging="240"/>
    </w:pPr>
    <w:rPr>
      <w:rFonts w:asciiTheme="minorHAnsi" w:hAnsiTheme="minorHAnsi"/>
      <w:sz w:val="18"/>
      <w:szCs w:val="18"/>
    </w:rPr>
  </w:style>
  <w:style w:type="paragraph" w:styleId="ndice8">
    <w:name w:val="index 8"/>
    <w:basedOn w:val="Normal"/>
    <w:next w:val="Normal"/>
    <w:autoRedefine/>
    <w:uiPriority w:val="99"/>
    <w:unhideWhenUsed/>
    <w:rsid w:val="00733443"/>
    <w:pPr>
      <w:ind w:left="1920" w:hanging="240"/>
    </w:pPr>
    <w:rPr>
      <w:rFonts w:asciiTheme="minorHAnsi" w:hAnsiTheme="minorHAnsi"/>
      <w:sz w:val="18"/>
      <w:szCs w:val="18"/>
    </w:rPr>
  </w:style>
  <w:style w:type="paragraph" w:styleId="ndice9">
    <w:name w:val="index 9"/>
    <w:basedOn w:val="Normal"/>
    <w:next w:val="Normal"/>
    <w:autoRedefine/>
    <w:uiPriority w:val="99"/>
    <w:unhideWhenUsed/>
    <w:rsid w:val="00733443"/>
    <w:pPr>
      <w:ind w:left="2160" w:hanging="240"/>
    </w:pPr>
    <w:rPr>
      <w:rFonts w:asciiTheme="minorHAnsi" w:hAnsiTheme="minorHAnsi"/>
      <w:sz w:val="18"/>
      <w:szCs w:val="18"/>
    </w:rPr>
  </w:style>
  <w:style w:type="paragraph" w:styleId="Ttulodendice">
    <w:name w:val="index heading"/>
    <w:basedOn w:val="Normal"/>
    <w:next w:val="ndice1"/>
    <w:uiPriority w:val="99"/>
    <w:unhideWhenUsed/>
    <w:rsid w:val="00733443"/>
    <w:pPr>
      <w:pBdr>
        <w:top w:val="single" w:sz="12" w:space="0" w:color="auto"/>
      </w:pBdr>
      <w:spacing w:before="360" w:after="240"/>
    </w:pPr>
    <w:rPr>
      <w:rFonts w:asciiTheme="minorHAnsi" w:hAnsiTheme="minorHAnsi"/>
      <w:b/>
      <w:bCs/>
      <w:i/>
      <w:iCs/>
      <w:sz w:val="26"/>
      <w:szCs w:val="26"/>
    </w:rPr>
  </w:style>
  <w:style w:type="character" w:customStyle="1" w:styleId="Ttulo1Car">
    <w:name w:val="Título 1 Car"/>
    <w:basedOn w:val="Fuentedeprrafopredeter"/>
    <w:link w:val="Ttulo1"/>
    <w:uiPriority w:val="9"/>
    <w:rsid w:val="00733443"/>
    <w:rPr>
      <w:rFonts w:asciiTheme="majorHAnsi" w:eastAsiaTheme="majorEastAsia" w:hAnsiTheme="majorHAnsi" w:cs="Mangal"/>
      <w:color w:val="2F5496" w:themeColor="accent1" w:themeShade="BF"/>
      <w:sz w:val="32"/>
      <w:szCs w:val="29"/>
    </w:rPr>
  </w:style>
  <w:style w:type="character" w:customStyle="1" w:styleId="Ttulo2Car">
    <w:name w:val="Título 2 Car"/>
    <w:basedOn w:val="Fuentedeprrafopredeter"/>
    <w:link w:val="Ttulo2"/>
    <w:uiPriority w:val="9"/>
    <w:rsid w:val="00A367F8"/>
    <w:rPr>
      <w:rFonts w:asciiTheme="majorHAnsi" w:eastAsiaTheme="majorEastAsia" w:hAnsiTheme="majorHAnsi" w:cs="Mangal"/>
      <w:color w:val="2F5496" w:themeColor="accent1" w:themeShade="BF"/>
      <w:sz w:val="26"/>
      <w:szCs w:val="23"/>
    </w:rPr>
  </w:style>
  <w:style w:type="paragraph" w:styleId="Prrafodelista">
    <w:name w:val="List Paragraph"/>
    <w:basedOn w:val="Normal"/>
    <w:uiPriority w:val="34"/>
    <w:qFormat/>
    <w:rsid w:val="00A367F8"/>
    <w:pPr>
      <w:ind w:left="720"/>
      <w:contextualSpacing/>
    </w:pPr>
    <w:rPr>
      <w:rFonts w:cs="Mangal"/>
      <w:szCs w:val="21"/>
    </w:rPr>
  </w:style>
  <w:style w:type="paragraph" w:styleId="TtuloTDC">
    <w:name w:val="TOC Heading"/>
    <w:basedOn w:val="Ttulo1"/>
    <w:next w:val="Normal"/>
    <w:uiPriority w:val="39"/>
    <w:unhideWhenUsed/>
    <w:qFormat/>
    <w:rsid w:val="00877A0B"/>
    <w:pPr>
      <w:suppressAutoHyphens w:val="0"/>
      <w:spacing w:line="259" w:lineRule="auto"/>
      <w:outlineLvl w:val="9"/>
    </w:pPr>
    <w:rPr>
      <w:rFonts w:cstheme="majorBidi"/>
      <w:kern w:val="0"/>
      <w:szCs w:val="32"/>
      <w:lang w:eastAsia="es-MX" w:bidi="ar-SA"/>
    </w:rPr>
  </w:style>
  <w:style w:type="paragraph" w:styleId="TDC1">
    <w:name w:val="toc 1"/>
    <w:basedOn w:val="Normal"/>
    <w:next w:val="Normal"/>
    <w:autoRedefine/>
    <w:uiPriority w:val="39"/>
    <w:unhideWhenUsed/>
    <w:rsid w:val="004C1D09"/>
    <w:pPr>
      <w:tabs>
        <w:tab w:val="right" w:leader="underscore" w:pos="9962"/>
      </w:tabs>
      <w:spacing w:before="120"/>
    </w:pPr>
    <w:rPr>
      <w:rFonts w:asciiTheme="minorHAnsi" w:hAnsiTheme="minorHAnsi" w:cstheme="minorHAnsi"/>
      <w:b/>
      <w:bCs/>
      <w:i/>
      <w:iCs/>
    </w:rPr>
  </w:style>
  <w:style w:type="paragraph" w:styleId="TDC2">
    <w:name w:val="toc 2"/>
    <w:basedOn w:val="Normal"/>
    <w:next w:val="Normal"/>
    <w:autoRedefine/>
    <w:uiPriority w:val="39"/>
    <w:unhideWhenUsed/>
    <w:rsid w:val="00877A0B"/>
    <w:pPr>
      <w:spacing w:before="120"/>
      <w:ind w:left="240"/>
    </w:pPr>
    <w:rPr>
      <w:rFonts w:asciiTheme="minorHAnsi" w:hAnsiTheme="minorHAnsi" w:cstheme="minorHAnsi"/>
      <w:b/>
      <w:bCs/>
      <w:sz w:val="22"/>
      <w:szCs w:val="22"/>
    </w:rPr>
  </w:style>
  <w:style w:type="character" w:styleId="Hipervnculo">
    <w:name w:val="Hyperlink"/>
    <w:basedOn w:val="Fuentedeprrafopredeter"/>
    <w:uiPriority w:val="99"/>
    <w:unhideWhenUsed/>
    <w:rsid w:val="00877A0B"/>
    <w:rPr>
      <w:color w:val="0563C1" w:themeColor="hyperlink"/>
      <w:u w:val="single"/>
    </w:rPr>
  </w:style>
  <w:style w:type="character" w:customStyle="1" w:styleId="Ttulo3Car">
    <w:name w:val="Título 3 Car"/>
    <w:basedOn w:val="Fuentedeprrafopredeter"/>
    <w:link w:val="Ttulo3"/>
    <w:uiPriority w:val="9"/>
    <w:rsid w:val="000C4918"/>
    <w:rPr>
      <w:rFonts w:asciiTheme="majorHAnsi" w:eastAsiaTheme="majorEastAsia" w:hAnsiTheme="majorHAnsi" w:cs="Mangal"/>
      <w:color w:val="1F3763" w:themeColor="accent1" w:themeShade="7F"/>
      <w:szCs w:val="21"/>
    </w:rPr>
  </w:style>
  <w:style w:type="character" w:customStyle="1" w:styleId="Ttulo4Car">
    <w:name w:val="Título 4 Car"/>
    <w:basedOn w:val="Fuentedeprrafopredeter"/>
    <w:link w:val="Ttulo4"/>
    <w:uiPriority w:val="9"/>
    <w:rsid w:val="000C4918"/>
    <w:rPr>
      <w:rFonts w:asciiTheme="majorHAnsi" w:eastAsiaTheme="majorEastAsia" w:hAnsiTheme="majorHAnsi" w:cs="Mangal"/>
      <w:i/>
      <w:iCs/>
      <w:color w:val="2F5496" w:themeColor="accent1" w:themeShade="BF"/>
      <w:szCs w:val="21"/>
    </w:rPr>
  </w:style>
  <w:style w:type="paragraph" w:styleId="TDC3">
    <w:name w:val="toc 3"/>
    <w:basedOn w:val="Normal"/>
    <w:next w:val="Normal"/>
    <w:autoRedefine/>
    <w:uiPriority w:val="39"/>
    <w:unhideWhenUsed/>
    <w:rsid w:val="000C4918"/>
    <w:pPr>
      <w:ind w:left="480"/>
    </w:pPr>
    <w:rPr>
      <w:rFonts w:asciiTheme="minorHAnsi" w:hAnsiTheme="minorHAnsi" w:cstheme="minorHAnsi"/>
      <w:sz w:val="20"/>
      <w:szCs w:val="20"/>
    </w:rPr>
  </w:style>
  <w:style w:type="paragraph" w:styleId="TDC4">
    <w:name w:val="toc 4"/>
    <w:basedOn w:val="Normal"/>
    <w:next w:val="Normal"/>
    <w:autoRedefine/>
    <w:uiPriority w:val="39"/>
    <w:unhideWhenUsed/>
    <w:rsid w:val="000C4918"/>
    <w:pPr>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0C4918"/>
    <w:pPr>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0C4918"/>
    <w:pPr>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0C4918"/>
    <w:pPr>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0C4918"/>
    <w:pPr>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0C4918"/>
    <w:pPr>
      <w:ind w:left="1920"/>
    </w:pPr>
    <w:rPr>
      <w:rFonts w:asciiTheme="minorHAnsi" w:hAnsiTheme="minorHAnsi" w:cstheme="minorHAnsi"/>
      <w:sz w:val="20"/>
      <w:szCs w:val="20"/>
    </w:rPr>
  </w:style>
  <w:style w:type="character" w:styleId="Refdecomentario">
    <w:name w:val="annotation reference"/>
    <w:basedOn w:val="Fuentedeprrafopredeter"/>
    <w:uiPriority w:val="99"/>
    <w:semiHidden/>
    <w:unhideWhenUsed/>
    <w:rsid w:val="008038E9"/>
    <w:rPr>
      <w:sz w:val="16"/>
      <w:szCs w:val="16"/>
    </w:rPr>
  </w:style>
  <w:style w:type="paragraph" w:styleId="Textocomentario">
    <w:name w:val="annotation text"/>
    <w:basedOn w:val="Normal"/>
    <w:link w:val="TextocomentarioCar"/>
    <w:uiPriority w:val="99"/>
    <w:semiHidden/>
    <w:unhideWhenUsed/>
    <w:rsid w:val="008038E9"/>
    <w:rPr>
      <w:rFonts w:cs="Mangal"/>
      <w:sz w:val="20"/>
      <w:szCs w:val="18"/>
    </w:rPr>
  </w:style>
  <w:style w:type="character" w:customStyle="1" w:styleId="TextocomentarioCar">
    <w:name w:val="Texto comentario Car"/>
    <w:basedOn w:val="Fuentedeprrafopredeter"/>
    <w:link w:val="Textocomentario"/>
    <w:uiPriority w:val="99"/>
    <w:semiHidden/>
    <w:rsid w:val="008038E9"/>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8038E9"/>
    <w:rPr>
      <w:b/>
      <w:bCs/>
    </w:rPr>
  </w:style>
  <w:style w:type="character" w:customStyle="1" w:styleId="AsuntodelcomentarioCar">
    <w:name w:val="Asunto del comentario Car"/>
    <w:basedOn w:val="TextocomentarioCar"/>
    <w:link w:val="Asuntodelcomentario"/>
    <w:uiPriority w:val="99"/>
    <w:semiHidden/>
    <w:rsid w:val="008038E9"/>
    <w:rPr>
      <w:rFonts w:cs="Mangal"/>
      <w:b/>
      <w:bCs/>
      <w:sz w:val="20"/>
      <w:szCs w:val="18"/>
    </w:rPr>
  </w:style>
  <w:style w:type="paragraph" w:styleId="Textodeglobo">
    <w:name w:val="Balloon Text"/>
    <w:basedOn w:val="Normal"/>
    <w:link w:val="TextodegloboCar"/>
    <w:uiPriority w:val="99"/>
    <w:semiHidden/>
    <w:unhideWhenUsed/>
    <w:rsid w:val="008038E9"/>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8038E9"/>
    <w:rPr>
      <w:rFonts w:ascii="Segoe UI" w:hAnsi="Segoe UI" w:cs="Mangal"/>
      <w:sz w:val="18"/>
      <w:szCs w:val="16"/>
    </w:rPr>
  </w:style>
  <w:style w:type="character" w:customStyle="1" w:styleId="Ttulo5Car">
    <w:name w:val="Título 5 Car"/>
    <w:basedOn w:val="Fuentedeprrafopredeter"/>
    <w:link w:val="Ttulo5"/>
    <w:uiPriority w:val="9"/>
    <w:rsid w:val="00DC2491"/>
    <w:rPr>
      <w:rFonts w:asciiTheme="majorHAnsi" w:eastAsiaTheme="majorEastAsia" w:hAnsiTheme="majorHAnsi" w:cs="Mangal"/>
      <w:color w:val="2F5496" w:themeColor="accent1" w:themeShade="BF"/>
      <w:szCs w:val="21"/>
    </w:rPr>
  </w:style>
  <w:style w:type="paragraph" w:styleId="Revisin">
    <w:name w:val="Revision"/>
    <w:hidden/>
    <w:uiPriority w:val="99"/>
    <w:semiHidden/>
    <w:rsid w:val="00CC6E83"/>
    <w:pPr>
      <w:suppressAutoHyphens w:val="0"/>
    </w:pPr>
    <w:rPr>
      <w:rFonts w:cs="Mangal"/>
      <w:szCs w:val="21"/>
    </w:rPr>
  </w:style>
  <w:style w:type="table" w:styleId="Tablaconcuadrcula">
    <w:name w:val="Table Grid"/>
    <w:basedOn w:val="Tablanormal"/>
    <w:uiPriority w:val="39"/>
    <w:rsid w:val="002D6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2D66B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12C31-65E3-4642-89F6-D0641939F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20853</TotalTime>
  <Pages>1</Pages>
  <Words>6819</Words>
  <Characters>37509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David Osornio</cp:lastModifiedBy>
  <cp:revision>50</cp:revision>
  <cp:lastPrinted>2020-05-26T04:41:00Z</cp:lastPrinted>
  <dcterms:created xsi:type="dcterms:W3CDTF">2020-05-10T19:51:00Z</dcterms:created>
  <dcterms:modified xsi:type="dcterms:W3CDTF">2020-06-06T02:31:00Z</dcterms:modified>
  <dc:language>es-MX</dc:language>
</cp:coreProperties>
</file>